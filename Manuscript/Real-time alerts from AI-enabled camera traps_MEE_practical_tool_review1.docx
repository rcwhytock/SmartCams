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bookmarkStart w:id="0" w:name="_Hlk88332937"/>
      <w:r>
        <w:rPr>
          <w:b/>
        </w:rPr>
        <w:t>Real-time alerts from AI-enabled camera traps using the Iridium satellite network: a case-study in Gabon, Central Africa</w:t>
      </w:r>
    </w:p>
    <w:bookmarkEnd w:id="0"/>
    <w:p w14:paraId="28E3022E" w14:textId="77777777" w:rsidR="00D0380C" w:rsidRDefault="00D0380C" w:rsidP="00AB2BE4">
      <w:pPr>
        <w:spacing w:line="480" w:lineRule="auto"/>
      </w:pPr>
    </w:p>
    <w:p w14:paraId="27D757CF" w14:textId="5387E48A"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w:t>
      </w:r>
      <w:r w:rsidR="00BC2205">
        <w:t>i</w:t>
      </w:r>
      <w:r w:rsidR="00EC7FFD">
        <w:t>s</w:t>
      </w:r>
      <w:r w:rsidR="00BC2205">
        <w:t>se</w:t>
      </w:r>
      <w:r>
        <w:t xml:space="preserve"> Mou</w:t>
      </w:r>
      <w:r w:rsidR="00BC2205">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r w:rsidR="00763964" w:rsidRPr="00763964">
        <w:t>Loïc</w:t>
      </w:r>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rsidR="00333FBF">
        <w:rPr>
          <w:vertAlign w:val="superscript"/>
        </w:rPr>
        <w:t>,12</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Appsilon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Heidelberglaan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Triomphal,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554DC95F" w14:textId="5B8AFA26"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w:t>
      </w:r>
      <w:proofErr w:type="gramStart"/>
      <w:r>
        <w:t>monitoring</w:t>
      </w:r>
      <w:proofErr w:type="gramEnd"/>
      <w:r>
        <w:t xml:space="preserve"> but it is challenging to transmit images for real-time analysis where there is no reliable cellular or WiFi connectivity. </w:t>
      </w:r>
    </w:p>
    <w:p w14:paraId="7DAB5A0B" w14:textId="77777777" w:rsidR="008B18EE" w:rsidRDefault="008B18EE" w:rsidP="008B18EE">
      <w:pPr>
        <w:spacing w:line="480" w:lineRule="auto"/>
        <w:ind w:left="720"/>
      </w:pPr>
    </w:p>
    <w:p w14:paraId="24332399" w14:textId="175DA9DB" w:rsidR="00D0380C" w:rsidRDefault="00EE1FD7" w:rsidP="00AB2BE4">
      <w:pPr>
        <w:numPr>
          <w:ilvl w:val="0"/>
          <w:numId w:val="1"/>
        </w:numPr>
        <w:spacing w:line="480" w:lineRule="auto"/>
      </w:pPr>
      <w:r>
        <w:t>We modified an off-the-shelf camera trap (Bushnell</w:t>
      </w:r>
      <w:r>
        <w:rPr>
          <w:vertAlign w:val="superscript"/>
        </w:rPr>
        <w:t>TM</w:t>
      </w:r>
      <w:r>
        <w:t xml:space="preserve">) and customised existing open-source hardware to </w:t>
      </w:r>
      <w:del w:id="1" w:author="Robin Whytock" w:date="2022-04-05T10:22:00Z">
        <w:r w:rsidDel="000C56C7">
          <w:delText xml:space="preserve">rapidly </w:delText>
        </w:r>
      </w:del>
      <w:r>
        <w:t xml:space="preserve">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4AB2C8C5" w:rsidR="00D0380C" w:rsidRDefault="00EE1FD7" w:rsidP="00AB2BE4">
      <w:pPr>
        <w:numPr>
          <w:ilvl w:val="0"/>
          <w:numId w:val="1"/>
        </w:numPr>
        <w:spacing w:line="480" w:lineRule="auto"/>
      </w:pPr>
      <w:r>
        <w:t>Results show the system can operate for a minimum of three months without intervention when capturing a median of 17.23 images per day. The median time-difference between image capture and receiving an alert was 7.35 minutes</w:t>
      </w:r>
      <w:ins w:id="2" w:author="Robin Whytock" w:date="2022-04-05T10:31:00Z">
        <w:r w:rsidR="0054408C">
          <w:t>, though some outliers showed delays of 5-days or more when the system was incorrectly po</w:t>
        </w:r>
      </w:ins>
      <w:ins w:id="3" w:author="Robin Whytock" w:date="2022-04-05T10:32:00Z">
        <w:r w:rsidR="0054408C">
          <w:t>sitioned and unable to connect to the Iridium network</w:t>
        </w:r>
      </w:ins>
      <w:r>
        <w:t xml:space="preserve">. We show that simple approaches such as excluding ‘uncertain’ labels and labelling consecutive series of images with the most frequent class (vote counting) can be used to </w:t>
      </w:r>
      <w:r>
        <w:lastRenderedPageBreak/>
        <w:t xml:space="preserve">improve accuracy and interpretation of alerts. </w:t>
      </w:r>
      <w:r>
        <w:br/>
      </w:r>
    </w:p>
    <w:p w14:paraId="64F48718" w14:textId="467DA54D" w:rsidR="00D0380C" w:rsidRDefault="00EE1FD7" w:rsidP="00AB2BE4">
      <w:pPr>
        <w:numPr>
          <w:ilvl w:val="0"/>
          <w:numId w:val="1"/>
        </w:numPr>
        <w:spacing w:line="480" w:lineRule="auto"/>
      </w:pPr>
      <w:r>
        <w:t xml:space="preserve">We anticipate significant developments in this field </w:t>
      </w:r>
      <w:del w:id="4" w:author="Robin Whytock" w:date="2022-04-05T10:35:00Z">
        <w:r w:rsidDel="00400A6C">
          <w:delText>over the</w:delText>
        </w:r>
      </w:del>
      <w:del w:id="5" w:author="Robin Whytock" w:date="2022-04-05T10:34:00Z">
        <w:r w:rsidDel="00400A6C">
          <w:delText xml:space="preserve"> next five </w:delText>
        </w:r>
      </w:del>
      <w:del w:id="6" w:author="Robin Whytock" w:date="2022-04-05T10:35:00Z">
        <w:r w:rsidDel="00400A6C">
          <w:delText xml:space="preserve">years </w:delText>
        </w:r>
      </w:del>
      <w:r>
        <w:t xml:space="preserve">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use cases</w:t>
      </w:r>
      <w:r w:rsidR="0062553D">
        <w:t xml:space="preserve"> including</w:t>
      </w:r>
      <w:del w:id="7" w:author="Robin Whytock" w:date="2022-04-05T10:35:00Z">
        <w:r w:rsidR="0062553D" w:rsidDel="00400A6C">
          <w:delText xml:space="preserve"> </w:delText>
        </w:r>
        <w:r w:rsidDel="00400A6C">
          <w:delText>wildlife tourism,</w:delText>
        </w:r>
      </w:del>
      <w:r>
        <w:t xml:space="preserve">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3544052E" w14:textId="1D6A43C7" w:rsidR="00D0380C" w:rsidRDefault="00EE1FD7" w:rsidP="00AB2BE4">
      <w:pPr>
        <w:spacing w:line="480" w:lineRule="auto"/>
      </w:pPr>
      <w:r>
        <w:t>Automated camera traps (or ‘trail cameras’) are used to detect and survey wildlife</w:t>
      </w:r>
      <w:r w:rsidR="00602DFA">
        <w:t>,</w:t>
      </w:r>
      <w:r>
        <w:t xml:space="preserve"> and by conservation managers to identify ecosystem threats </w:t>
      </w:r>
      <w:r w:rsidR="001F1B7F">
        <w:fldChar w:fldCharType="begin"/>
      </w:r>
      <w:r w:rsidR="001F1B7F">
        <w:instrText xml:space="preserve"> ADDIN ZOTERO_ITEM CSL_CITATION {"citationID":"Lx4F0ndC","properties":{"formattedCitation":"(Bessone et al., 2020; Hobbs &amp; Brehme, 2017; Wearn &amp; Glover-Kapfer, 2019)","plainCitation":"(Bessone et al., 2020; Hobbs &amp; Brehme, 2017; Wearn &amp; Glover-Kapfer, 2019)","noteIndex":0},"citationItems":[{"id":90,"uris":["http://zotero.org/users/1989728/items/2MWKHJ5U"],"uri":["http://zotero.org/users/1989728/items/2MWKHJ5U"],"itemData":{"id":90,"type":"article-journal","abstract":"With animal species disappearing at unprecedented rates, we need an efficient monitoring method providing reliable estimates of population density and abundance, critical for the assessment of population status and trend. We deployed 160 camera traps (CTs) systematically over 743 locations covering 17,127 km2 of evergreen lowland rainforest of Salonga National Park, block South, Democratic Republic of the Congo. We evaluated the applicability of CT distance sampling (CTDS) to species different in size and behaviour. To improve precision of estimates, we evaluated two methods estimating species' availability (‘A’) for detection by CTs. We recorded 16,700 video clips, revealing 43 different animal taxa. We estimated densities of 14 species differing in physical, behavioural and ecological traits, and extracted species-specific availability from available video footage using two methods (a) ‘ACa’ (Cappelle et al. [2019] Am. J. Primatol., 81, e22962) and (b) ‘ARo’ (Rowcliffe et al. [2014] Methods Ecol. Evol. 5, 1170). With sample sizes being large enough, we found minor differences between ACa and ARo in estimated densities. In contrast, low detectability and reactivity to the camera were main sources of bias. CTDS proved efficient for estimating density of homogenously rather than patchily distributed species. Synthesis and applications. Our application of camera trap distance sampling (CTDS) to a diverse vertebrate community demonstrates the enormous potential of this methodology for surveys of terrestrial wildlife, allowing rapid assessments of species' status and trends that can translate into effective conservation strategies. By providing the first estimates of understudied species such as the Congo peafowl, the giant ground pangolin and the cusimanses, CTDS may be used as a tool to revise these species' conservation status in the IUCN Red List of Threatened Species. Based on the constraints we encountered, we identify improvements to the current application, enhancing the general applicability of this method.","container-title":"Journal of Applied Ecology","DOI":"10.1111/1365-2664.13602","ISSN":"1365-2664","issue":"5","language":"en","note":"_eprint: https://besjournals.onlinelibrary.wiley.com/doi/pdf/10.1111/1365-2664.13602","page":"963-974","source":"Wiley Online Library","title":"Drawn out of the shadows: Surveying secretive forest species with camera trap distance sampling","title-short":"Drawn out of the shadows","volume":"57","author":[{"family":"Bessone","given":"Mattia"},{"family":"Kühl","given":"Hjalmar S."},{"family":"Hohmann","given":"Gottfried"},{"family":"Herbinger","given":"Ilka"},{"family":"N'Goran","given":"Kouame Paul"},{"family":"Asanzi","given":"Papy"},{"family":"Costa","given":"Pedro B. Da"},{"family":"Dérozier","given":"Violette"},{"family":"Fotsing","given":"Ernest D. B."},{"family":"Beka","given":"Bernard Ikembelo"},{"family":"Iyomi","given":"Mpongo D."},{"family":"Iyatshi","given":"Iyomi B."},{"family":"Kafando","given":"Pierre"},{"family":"Kambere","given":"Mbangi A."},{"family":"Moundzoho","given":"Dissondet B."},{"family":"Wanzalire","given":"Musubaho L. K."},{"family":"Fruth","given":"Barbara"}],"issued":{"date-parts":[["2020"]]}}},{"id":6961,"uris":["http://zotero.org/users/1989728/items/KAHG75TD"],"uri":["http://zotero.org/users/1989728/items/KAHG75TD"],"itemData":{"id":6961,"type":"article-journal","DOI":"10.1371/journal.pone.0185026","title":"An improved camera trap for amphibians, reptiles, small mammals, and large invertebrates","URL":"https://doi.org/10.1371/journal.pone.0185026","author":[{"family":"Hobbs","given":"Michael T."},{"family":"Brehme","given":"Cheryl S."}],"accessed":{"date-parts":[["2021",6,20]]},"issued":{"date-parts":[["2017"]]}}},{"id":6874,"uris":["http://zotero.org/users/1989728/items/DE853DQV"],"uri":["http://zotero.org/users/1989728/items/DE853DQV"],"itemData":{"id":6874,"type":"article-journal","abstract":"Camera traps have become a ubiquitous tool in ecology and conservation. They are routinely deployed in wildlife survey and monitoring work, and are being advocated as a tool for planetary-scale biodiversity monitoring. The camera trap's widespread adoption is predicated on the assumption of its effectiveness, but the evidence base for this is lacking. Using 104 past studies, we recorded the qualitative overall recommendations made by study authors (for or against camera traps, or ambiguous), together with quantitative data on the effectiveness of camera traps (e.g. number of species detected or detection probabilities) relative to 22 other methods. Most studies recommended the use of camera traps overall and they were 39% more effective based on the quantitative data. They were significantly more effective compared with live traps (88%) and were otherwise comparable in effectiveness to other methods. Camera traps were significantly more effective than other methods at detecting a large number of species (31% more) and for generating detections of species (91% more). This makes camera traps particularly suitable for broad-spectrum biodiversity surveys. Film camera traps were found to be far less effective than digital models, which has led to an increase in camera trap effectiveness over time. There was also evidence from the authors that the use of attractants with camera traps reduced their effectiveness (counter to their intended effect), while the quantitative data indicated that camera traps were more effective in closed than open habitats. Camera traps are a highly effective wildlife survey tool and their performance will only improve with future technological advances. The images they produce also have a range of other benefits, for example as digital voucher specimens and as visual aids for outreach. The evidence-base supports the increasing use of camera traps and underlines their suitability for meeting the challenges of global-scale biodiversity monitoring.","container-title":"Royal Society Open Science","DOI":"10.1098/rsos.181748","ISSN":"2054-5703","issue":"3","journalAbbreviation":"R. Soc. open sci.","language":"en","page":"181748","source":"DOI.org (Crossref)","title":"Snap happy: camera traps are an effective sampling tool when compared with alternative methods","title-short":"Snap happy","volume":"6","author":[{"family":"Wearn","given":"Oliver R."},{"family":"Glover-Kapfer","given":"Paul"}],"issued":{"date-parts":[["2019",3]]}}}],"schema":"https://github.com/citation-style-language/schema/raw/master/csl-citation.json"} </w:instrText>
      </w:r>
      <w:r w:rsidR="001F1B7F">
        <w:fldChar w:fldCharType="separate"/>
      </w:r>
      <w:r w:rsidR="001F1B7F" w:rsidRPr="001F1B7F">
        <w:t>(Bessone et al., 2020; Hobbs &amp; Brehme, 2017; Wearn &amp; Glover-Kapfer, 2019)</w:t>
      </w:r>
      <w:r w:rsidR="001F1B7F">
        <w:fldChar w:fldCharType="end"/>
      </w:r>
      <w:r>
        <w:t>.</w:t>
      </w:r>
      <w:r w:rsidR="008B18EE">
        <w:t xml:space="preserve"> </w:t>
      </w:r>
      <w:r>
        <w:t xml:space="preserve">Many commercial models are available and cameras can also  be easily custom-built using off-the-shelf components </w:t>
      </w:r>
      <w:r w:rsidR="001F1B7F">
        <w:fldChar w:fldCharType="begin"/>
      </w:r>
      <w:r w:rsidR="001F1B7F">
        <w:instrText xml:space="preserve"> ADDIN ZOTERO_ITEM CSL_CITATION {"citationID":"BGhHqcNZ","properties":{"formattedCitation":"(Droissart et al., 2021)","plainCitation":"(Droissart et al., 2021)","noteIndex":0},"citationItems":[{"id":6998,"uris":["http://zotero.org/users/1989728/items/XNEX3U2C"],"uri":["http://zotero.org/users/1989728/items/XNEX3U2C"],"itemData":{"id":6998,"type":"article-journal","abstract":"Commercial camera traps (CTs) commonly used in wildlife studies have several technical limitations that restrict their scope of application. They are not easily customizable, unit prices sharply increase with image quality and importantly, they are not designed to record the activity of ectotherms such as insects. Those developed for the study of plant–insect interactions are yet to be widely adopted as they rely on expensive and heavy equipment. We developed PICT (plant–insect interactions camera trap), an inexpensive (&lt;100 USD) do-it-yourself CT system based on a Raspberry Pi Zero computer designed to continuously film animal activity. The system is particularly well suited for the study of pollination, insect behaviour and predator–prey interactions. The focus distance can be manually adjusted to under 5 cm. In low light conditions, a near-infrared light automatically illuminates the subject. Frame rate, resolution and video compression levels can be set by the user. The system can be remotely controlled using either a smartphone, tablet or laptop via the onboard Wi-Fi. PICT can record up to 72-hr day and night videos at &gt;720p resolution with a 110-Wh power bank (30,000 mAh). Its ultra-portable (&lt;1 kg) waterproof design and modular architecture is practical in diverse field settings. We provide an illustrated technical guide detailing the steps involved in building and operating a PICT and for video post-processing. We successfully field-tested PICT in a Central African rainforest in two contrasting research settings: an insect pollinator survey in the canopy of the African ebony Diospyros crassiflora and the observation of rare pollination events of an epiphytic orchid Cyrtorchis letouzeyi. PICT overcomes many of the limitations commonly associated with CT systems designed to monitor ectotherms. Increased portability and image quality at lower costs allow for large-scale deployment and the acquisition of novel insights into the reproductive biology of plants and their interactions with difficult to observe animals. ​","container-title":"Methods in Ecology and Evolution","DOI":"10.1111/2041-210X.13618","ISSN":"2041-210X","issue":"8","language":"en","note":"_eprint: https://besjournals.onlinelibrary.wiley.com/doi/pdf/10.1111/2041-210X.13618","page":"1389-1396","source":"Wiley Online Library","title":"PICT: A low-cost, modular, open-source camera trap system to study plant–insect interactions","title-short":"PICT","volume":"12","author":[{"family":"Droissart","given":"Vincent"},{"family":"Azandi","given":"Laura"},{"family":"Onguene","given":"Eric Rostand"},{"family":"Savignac","given":"Marie"},{"family":"Smith","given":"Thomas B."},{"family":"Deblauwe","given":"Vincent"}],"issued":{"date-parts":[["2021"]]}}}],"schema":"https://github.com/citation-style-language/schema/raw/master/csl-citation.json"} </w:instrText>
      </w:r>
      <w:r w:rsidR="001F1B7F">
        <w:fldChar w:fldCharType="separate"/>
      </w:r>
      <w:r w:rsidR="001F1B7F" w:rsidRPr="001F1B7F">
        <w:t>(Droissart et al., 2021)</w:t>
      </w:r>
      <w:r w:rsidR="001F1B7F">
        <w:fldChar w:fldCharType="end"/>
      </w:r>
      <w:r>
        <w:t xml:space="preserve">. </w:t>
      </w:r>
    </w:p>
    <w:p w14:paraId="0D878FDA" w14:textId="77777777" w:rsidR="00D0380C" w:rsidRDefault="00D0380C" w:rsidP="00AB2BE4">
      <w:pPr>
        <w:spacing w:line="480" w:lineRule="auto"/>
      </w:pPr>
    </w:p>
    <w:p w14:paraId="24A66561" w14:textId="6B552331"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network connection. In many countries, however, cellular network coverage is still limited and is often unreliable, causing ‘data poverty’ </w:t>
      </w:r>
      <w:r w:rsidR="001F1B7F">
        <w:fldChar w:fldCharType="begin"/>
      </w:r>
      <w:r w:rsidR="001F1B7F">
        <w:instrText xml:space="preserve"> ADDIN ZOTERO_ITEM CSL_CITATION {"citationID":"EQn0wBsa","properties":{"formattedCitation":"(Leidig &amp; Teeuw, 2015)","plainCitation":"(Leidig &amp; Teeuw, 2015)","noteIndex":0},"citationItems":[{"id":6947,"uris":["http://zotero.org/users/1989728/items/JGI265E7"],"uri":["http://zotero.org/users/1989728/items/JGI265E7"],"itemData":{"id":6947,"type":"article-journal","abstract":"Digital information technologies, such as the Internet, mobile phones and social media, provide vast amounts of data for decision-making and resource management. However, access to these technologies, as well as their associated software and training materials, is not evenly distributed: since the 1990s there has been concern about a \"Digital Divide\" between the data-rich and the data-poor. We present an innovative metric for evaluating international variations in access to digital data: the Data Poverty Index (DPI). The DPI is based on Internet speeds, numbers of computer owners and Internet users, mobile phone ownership and network coverage, as well as provision of higher education. The datasets used to produce the DPI are provided annually for almost all the countries of the world and can be freely downloaded. The index that we present in this ‘proof of concept’ study is the first to quantify and visualise the problem of global data poverty, using the most recent datasets, for 2013. The effects of severe data poverty, particularly limited access to geoinformatic data, free software and online training materials, are discussed in the context of sustainable development and disaster risk reduction. The DPI highlights countries where support is needed for improving access to the Internet and for the provision of training in geoinfomatics. We conclude that the DPI is of value as a potential metric for monitoring the Sustainable Development Goals of the Sendai Framework for Disaster Risk Reduction.","container-title":"PLOS ONE","DOI":"10.1371/journal.pone.0142076","ISSN":"1932-6203","issue":"11","journalAbbreviation":"PLOS ONE","language":"en","note":"publisher: Public Library of Science","page":"e0142076","source":"PLoS Journals","title":"Quantifying and Mapping Global Data Poverty","volume":"10","author":[{"family":"Leidig","given":"Mathias"},{"family":"Teeuw","given":"Richard M."}],"issued":{"date-parts":[["2015",11,11]]}}}],"schema":"https://github.com/citation-style-language/schema/raw/master/csl-citation.json"} </w:instrText>
      </w:r>
      <w:r w:rsidR="001F1B7F">
        <w:fldChar w:fldCharType="separate"/>
      </w:r>
      <w:r w:rsidR="001F1B7F" w:rsidRPr="001F1B7F">
        <w:t>(Leidig &amp; Teeuw, 2015)</w:t>
      </w:r>
      <w:r w:rsidR="001F1B7F">
        <w:fldChar w:fldCharType="end"/>
      </w:r>
      <w:r>
        <w:t>. Cellular network coverage is also usually focused on human population centres, which might be far from areas of ecological or conservation interest. As a result, camera traps with network connectivity are rarely deployed at</w:t>
      </w:r>
      <w:r w:rsidR="00C43B0D">
        <w:t xml:space="preserve"> scale in</w:t>
      </w:r>
      <w:r>
        <w:t xml:space="preserve"> network-limited landscapes.</w:t>
      </w:r>
    </w:p>
    <w:p w14:paraId="4165994A" w14:textId="77777777" w:rsidR="00D0380C" w:rsidRDefault="00D0380C" w:rsidP="00AB2BE4">
      <w:pPr>
        <w:spacing w:line="480" w:lineRule="auto"/>
      </w:pPr>
    </w:p>
    <w:p w14:paraId="0507EBA7" w14:textId="77777777" w:rsidR="00C107BF" w:rsidRDefault="00EE1FD7" w:rsidP="00AB2BE4">
      <w:pPr>
        <w:spacing w:line="480" w:lineRule="auto"/>
      </w:pPr>
      <w:r>
        <w:t xml:space="preserve">Beyond network connectivity, another challenge limiting the usefulness of camera traps for </w:t>
      </w:r>
      <w:r w:rsidR="006417B7">
        <w:t xml:space="preserve">timely </w:t>
      </w:r>
      <w:r>
        <w:t>decision-making has been extracting relevant information from</w:t>
      </w:r>
      <w:r w:rsidR="00185652">
        <w:t xml:space="preserve"> the large volume of</w:t>
      </w:r>
      <w:r>
        <w:t xml:space="preserve"> image</w:t>
      </w:r>
      <w:r w:rsidR="00AE1E7B">
        <w:t>s</w:t>
      </w:r>
      <w:r w:rsidR="00185652">
        <w:t xml:space="preserve"> generated</w:t>
      </w:r>
      <w:r>
        <w:t xml:space="preserve">, or “image labeling”. Solutions to labeling large image databases range from using dedicated software that speeds up manual image labeling, to large-scale </w:t>
      </w:r>
      <w:r w:rsidR="00AE1E7B">
        <w:t>community</w:t>
      </w:r>
      <w:r>
        <w:t xml:space="preserve"> science projects and the use of artificial intelligence algorithms </w:t>
      </w:r>
      <w:r w:rsidR="001F1B7F">
        <w:fldChar w:fldCharType="begin"/>
      </w:r>
      <w:r w:rsidR="001F1B7F">
        <w:instrText xml:space="preserve"> ADDIN ZOTERO_ITEM CSL_CITATION {"citationID":"Kkk4Sz7d","properties":{"formattedCitation":"(Beery et al., 2019; Swanson et al., 2016)","plainCitation":"(Beery et al., 2019; Swanson et al., 2016)","noteIndex":0},"citationItems":[{"id":79,"uris":["http://zotero.org/users/1989728/items/NFP8H65Y"],"uri":["http://zotero.org/users/1989728/items/NFP8H65Y"],"itemData":{"id":79,"type":"article-journal","abstract":"Camera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6992,"uris":["http://zotero.org/users/1989728/items/RY7QWRW5"],"uri":["http://zotero.org/users/1989728/items/RY7QWRW5"],"itemData":{"id":6992,"type":"article-journal","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wildlife.","container-title":"Conservation Biology","DOI":"10.1111/cobi.12695","ISSN":"1523-1739","issue":"3","language":"es","note":"_eprint: https://conbio.onlinelibrary.wiley.com/doi/pdf/10.1111/cobi.12695","page":"520-531","source":"Wiley Online Library","title":"A generalized approach for producing, quantifying, and validating citizen science data from wildlife images","volume":"30","author":[{"family":"Swanson","given":"Alexandra"},{"family":"Kosmala","given":"Margaret"},{"family":"Lintott","given":"Chris"},{"family":"Packer","given":"Craig"}],"issued":{"date-parts":[["2016"]]}}}],"schema":"https://github.com/citation-style-language/schema/raw/master/csl-citation.json"} </w:instrText>
      </w:r>
      <w:r w:rsidR="001F1B7F">
        <w:fldChar w:fldCharType="separate"/>
      </w:r>
      <w:r w:rsidR="001F1B7F" w:rsidRPr="001F1B7F">
        <w:t>(Beery et al., 2019; Swanson et al., 2016)</w:t>
      </w:r>
      <w:r w:rsidR="001F1B7F">
        <w:fldChar w:fldCharType="end"/>
      </w:r>
      <w:r>
        <w:t xml:space="preserve">. </w:t>
      </w:r>
    </w:p>
    <w:p w14:paraId="00CAD4B4" w14:textId="77777777" w:rsidR="00C107BF" w:rsidRDefault="00C107BF" w:rsidP="00AB2BE4">
      <w:pPr>
        <w:spacing w:line="480" w:lineRule="auto"/>
      </w:pPr>
    </w:p>
    <w:p w14:paraId="71B6723D" w14:textId="1EBE2CD6" w:rsidR="00D0380C" w:rsidRDefault="00EE1FD7" w:rsidP="00AB2BE4">
      <w:pPr>
        <w:spacing w:line="480" w:lineRule="auto"/>
      </w:pPr>
      <w:r>
        <w:lastRenderedPageBreak/>
        <w:t>The precision and accuracy of the latest artificial intelligence algorithms for image labelling now approach or match human experts for some species</w:t>
      </w:r>
      <w:r w:rsidR="00AE1E7B">
        <w:t>. However,</w:t>
      </w:r>
      <w:r>
        <w:t xml:space="preserve"> the</w:t>
      </w:r>
      <w:r w:rsidR="00506F17">
        <w:t>se algorithms</w:t>
      </w:r>
      <w:r>
        <w:t xml:space="preserve"> typically require powerful computing resources either based on ‘the cloud’ or locally using expensive hardware  </w:t>
      </w:r>
      <w:r w:rsidR="001F1B7F">
        <w:fldChar w:fldCharType="begin"/>
      </w:r>
      <w:r w:rsidR="001F1B7F">
        <w:instrText xml:space="preserve"> ADDIN ZOTERO_ITEM CSL_CITATION {"citationID":"y7kBRYUZ","properties":{"formattedCitation":"(Norouzzadeh et al., 2018; Tabak et al., 2019; Whytock et al., 2021)","plainCitation":"(Norouzzadeh et al., 2018; Tabak et al., 2019; Whytock et al., 2021)","noteIndex":0},"citationItems":[{"id":106,"uris":["http://zotero.org/users/1989728/items/VXQWJ9SC"],"uri":["http://zotero.org/users/1989728/items/VXQWJ9SC"],"itemData":{"id":106,"type":"article-journal","abstract":"Having accurate, detailed, and up-to-date information about the location and behavior of animals in the wild would improve our ability to study and conserve ecosystems. We investigate the ability to automatically, accurately, and inexpensively collect such data, which could help catalyze the transformation of many fields of ecology, wildlife biology, zoology, conservation biology, and animal behavior into “big data” sciences. Motion-sensor “camera traps” enable collecting wildlife pictures inexpensively, unobtrusively, and frequently. However, extracting information from these pictures remains an expensive, time-consuming, manual task. We demonstrate that such information can be automatically extracted by deep learning, a cutting-edge type of artificial intelligence. We train deep convolutional neural networks to identify, count, and describe the behaviors of 48 species in the 3.2 million-image Snapshot Serengeti dataset. Our deep neural networks automatically identify animals with &gt;93.8% accuracy, and we expect that number to improve rapidly in years to come. More importantly, if our system classifies only images it is confident about, our system can automate animal identification for 99.3% of the data while still performing at the same 96.6% accuracy as that of crowdsourced teams of human volunteers, saving &gt;8.4 y (i.e., &gt;17,000 h at 40 h/wk) of human labeling effort on this 3.2 million-image dataset. Those efficiency gains highlight the importance of using deep neural networks to automate data extraction from camera-trap images, reducing a roadblock for this widely used technology. Our results suggest that deep learning could enable the inexpensive, unobtrusive, high-volume, and even real-time collection of a wealth of information about vast numbers of animals in the wild.","container-title":"Proceedings of the National Academy of Sciences","DOI":"10.1073/pnas.1719367115","ISSN":"0027-8424, 1091-6490","issue":"25","journalAbbreviation":"PNAS","language":"en","note":"publisher: National Academy of Sciences\nsection: PNAS Plus\nPMID: 29871948","page":"E5716-E5725","source":"www.pnas.org","title":"Automatically identifying, counting, and describing wild animals in camera-trap images with deep learning","volume":"115","author":[{"family":"Norouzzadeh","given":"Mohammad Sadegh"},{"family":"Nguyen","given":"Anh"},{"family":"Kosmala","given":"Margaret"},{"family":"Swanson","given":"Alexandra"},{"family":"Palmer","given":"Meredith S."},{"family":"Packer","given":"Craig"},{"family":"Clune","given":"Jeff"}],"issued":{"date-parts":[["2018",6,19]]}}},{"id":110,"uris":["http://zotero.org/users/1989728/items/F74BV5D3"],"uri":["http://zotero.org/users/1989728/items/F74BV5D3"],"itemData":{"id":110,"type":"article-journal","abstract":"Motion-activated cameras (“camera traps”) are increasingly used in ecological and management studies for remotely observing wildlife and are amongst the most powerful tools for wildlife research. However, studies involving camera traps result in millions of images that need to be analysed, typically by visually observing each image, in order to extract data that can be used in ecological analyses. We trained machine learning models using convolutional neural networks with the ResNet-18 architecture and 3,367,383 images to automatically classify wildlife species from camera trap images obtained from five states across the United States. We tested our model on an independent subset of images not seen during training from the United States and on an out-of-sample (or “out-of-distribution” in the machine learning literature) dataset of ungulate images from Canada. We also tested the ability of our model to distinguish empty images from those with animals in another out-of-sample dataset from Tanzania, containing a faunal community that was novel to the model. The trained model classified approximately 2,000 images per minute on a laptop computer with 16 gigabytes of RAM. The trained model achieved 98% accuracy at identifying species in the United States, the highest accuracy of such a model to date. Out-of-sample validation from Canada achieved 82% accuracy and correctly identified 94% of images containing an animal in the dataset from Tanzania. We provide an r package (Machine Learning for Wildlife Image Classification) that allows the users to (a) use the trained model presented here and (b) train their own model using classified images of wildlife from their studies. The use of machine learning to rapidly and accurately classify wildlife in camera trap images can facilitate non-invasive sampling designs in ecological studies by reducing the burden of manually analysing images. Our r package makes these methods accessible to ecologists.","container-title":"Methods in Ecology and Evolution","DOI":"10.1111/2041-210X.13120","ISSN":"2041-210X","issue":"4","language":"en","note":"_eprint: https://besjournals.onlinelibrary.wiley.com/doi/pdf/10.1111/2041-210X.13120","page":"585-590","source":"Wiley Online Library","title":"Machine learning to classify animal species in camera trap images: Applications in ecology","title-short":"Machine learning to classify animal species in camera trap images","volume":"10","author":[{"family":"Tabak","given":"Michael A."},{"family":"Norouzzadeh","given":"Mohammad S."},{"family":"Wolfson","given":"David W."},{"family":"Sweeney","given":"Steven J."},{"family":"Vercauteren","given":"Kurt C."},{"family":"Snow","given":"Nathan P."},{"family":"Halseth","given":"Joseph M."},{"family":"Salvo","given":"Paul A. Di"},{"family":"Lewis","given":"Jesse S."},{"family":"White","given":"Michael D."},{"family":"Teton","given":"Ben"},{"family":"Beasley","given":"James C."},{"family":"Schlichting","given":"Peter E."},{"family":"Boughton","given":"Raoul K."},{"family":"Wight","given":"Bethany"},{"family":"Newkirk","given":"Eric S."},{"family":"Ivan","given":"Jacob S."},{"family":"Odell","given":"Eric A."},{"family":"Brook","given":"Ryan K."},{"family":"Lukacs","given":"Paul M."},{"family":"Moeller","given":"Anna K."},{"family":"Mandeville","given":"Elizabeth G."},{"family":"Clune","given":"Jeff"},{"family":"Miller","given":"Ryan S."}],"issued":{"date-parts":[["2019"]]}}},{"id":6879,"uris":["http://zotero.org/users/1989728/items/GMPG9FSC"],"uri":["http://zotero.org/users/1989728/items/GMPG9FSC"],"itemData":{"id":6879,"type":"article-journal","abstract":"Ecological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(Norouzzadeh et al., 2018; Tabak et al., 2019; Whytock et al., 2021)</w:t>
      </w:r>
      <w:r w:rsidR="001F1B7F">
        <w:fldChar w:fldCharType="end"/>
      </w:r>
      <w:r>
        <w:t xml:space="preserve">. </w:t>
      </w:r>
      <w:r w:rsidR="00AE1E7B">
        <w:t>R</w:t>
      </w:r>
      <w:r>
        <w:t xml:space="preserve">ecent developments in the field of ‘edge computing’ allow artificial intelligence algorithms to be deployed on microcomputers with relatively low computing and electrical power requirements. It </w:t>
      </w:r>
      <w:r w:rsidR="00F85B0A">
        <w:t xml:space="preserve">is therefore </w:t>
      </w:r>
      <w:r w:rsidR="003212BA">
        <w:t xml:space="preserve">now </w:t>
      </w:r>
      <w:r w:rsidR="00F85B0A">
        <w:t>possible</w:t>
      </w:r>
      <w:r>
        <w:t xml:space="preserve"> to integrate artificial intelligence </w:t>
      </w:r>
      <w:r w:rsidR="001D2241">
        <w:t>and</w:t>
      </w:r>
      <w:r>
        <w:t xml:space="preserve"> camera trap hardware for deployment in the field</w:t>
      </w:r>
      <w:r w:rsidR="00C259CD">
        <w:t xml:space="preserve">. </w:t>
      </w:r>
    </w:p>
    <w:p w14:paraId="5D6F0504" w14:textId="77777777" w:rsidR="00AE1E7B" w:rsidRDefault="00AE1E7B" w:rsidP="00AB2BE4">
      <w:pPr>
        <w:spacing w:line="480" w:lineRule="auto"/>
      </w:pPr>
    </w:p>
    <w:p w14:paraId="3EE908E2" w14:textId="3F60585B" w:rsidR="006B2853" w:rsidRDefault="00EE1FD7" w:rsidP="006B2853">
      <w:pPr>
        <w:spacing w:line="480" w:lineRule="auto"/>
      </w:pPr>
      <w:r>
        <w:t xml:space="preserve">Here, we present </w:t>
      </w:r>
      <w:r w:rsidR="00185652">
        <w:t xml:space="preserve">a design </w:t>
      </w:r>
      <w:r w:rsidR="00B4619D">
        <w:t>for</w:t>
      </w:r>
      <w:r w:rsidR="00185652">
        <w:t xml:space="preserve"> </w:t>
      </w:r>
      <w:r>
        <w:t xml:space="preserve">a ‘smart’ camera trap system that integrates artificial intelligence with a popular off-the-shelf camera </w:t>
      </w:r>
      <w:r w:rsidR="006417B7">
        <w:t xml:space="preserve">trap </w:t>
      </w:r>
      <w:r>
        <w:t>for real-time alerts over the Iridium satellite network.</w:t>
      </w:r>
      <w:r w:rsidR="00B4619D">
        <w:t xml:space="preserve"> We present results from systematic testing in the Netherlands and a field-pilot in Gabon, Central Africa to evaluate the system’s capabilities.</w:t>
      </w:r>
      <w:r w:rsidR="006B2853">
        <w:t xml:space="preserve"> </w:t>
      </w:r>
      <w:r w:rsidR="00780686">
        <w:t>O</w:t>
      </w:r>
      <w:r w:rsidR="006B2853">
        <w:t xml:space="preserve">ur aim is not to provide a blueprint for a finished ‘tool’, such as the Audiomoth bioacoustic recorder </w:t>
      </w:r>
      <w:r w:rsidR="006B2853">
        <w:fldChar w:fldCharType="begin"/>
      </w:r>
      <w:r w:rsidR="006B2853">
        <w:instrText xml:space="preserve"> ADDIN ZOTERO_ITEM CSL_CITATION {"citationID":"VODQIeKY","properties":{"formattedCitation":"(Hill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6B2853">
        <w:rPr>
          <w:rFonts w:ascii="Cambria Math" w:hAnsi="Cambria Math" w:cs="Cambria Math"/>
        </w:rPr>
        <w:instrText>∼</w:instrText>
      </w:r>
      <w:r w:rsidR="006B2853">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6B2853">
        <w:fldChar w:fldCharType="separate"/>
      </w:r>
      <w:r w:rsidR="006B2853" w:rsidRPr="006B2853">
        <w:t>(Hill et al., 2018)</w:t>
      </w:r>
      <w:r w:rsidR="006B2853">
        <w:fldChar w:fldCharType="end"/>
      </w:r>
      <w:r w:rsidR="006B2853">
        <w:t xml:space="preserve">, but to provide insights and guidance into how we solved </w:t>
      </w:r>
      <w:r w:rsidR="00B06330">
        <w:t xml:space="preserve">the </w:t>
      </w:r>
      <w:r w:rsidR="006B2853">
        <w:t>significant technical challenges</w:t>
      </w:r>
      <w:r w:rsidR="00B06330">
        <w:t xml:space="preserve"> posed by tuning a large number of field, software, hardware and artificial intelligence parameters</w:t>
      </w:r>
      <w:r w:rsidR="00611BCF">
        <w:t xml:space="preserve"> to create a field-ready system.</w:t>
      </w:r>
    </w:p>
    <w:p w14:paraId="3A40F2E7" w14:textId="77777777" w:rsidR="00A50D60" w:rsidRDefault="00A50D60" w:rsidP="00AB2BE4">
      <w:pPr>
        <w:spacing w:line="480" w:lineRule="auto"/>
      </w:pPr>
    </w:p>
    <w:p w14:paraId="07E43E2C" w14:textId="77777777" w:rsidR="00D0380C" w:rsidRDefault="00EE1FD7" w:rsidP="00AB2BE4">
      <w:pPr>
        <w:spacing w:line="480" w:lineRule="auto"/>
        <w:rPr>
          <w:b/>
        </w:rPr>
      </w:pPr>
      <w:r>
        <w:rPr>
          <w:b/>
        </w:rPr>
        <w:t>Methods</w:t>
      </w:r>
    </w:p>
    <w:p w14:paraId="5A31D9B3" w14:textId="0EC3EC3A" w:rsidR="00D0380C" w:rsidRDefault="00DC4C2A" w:rsidP="00AB2BE4">
      <w:pPr>
        <w:spacing w:line="480" w:lineRule="auto"/>
        <w:rPr>
          <w:i/>
        </w:rPr>
      </w:pPr>
      <w:r>
        <w:rPr>
          <w:i/>
        </w:rPr>
        <w:t>System overview</w:t>
      </w:r>
    </w:p>
    <w:p w14:paraId="45799F50" w14:textId="4CA153B3" w:rsidR="00D0380C" w:rsidRDefault="00EE1FD7" w:rsidP="00AB2BE4">
      <w:pPr>
        <w:spacing w:line="480" w:lineRule="auto"/>
      </w:pPr>
      <w:r>
        <w:t>Our objective was to create a robust, field-ready system</w:t>
      </w:r>
      <w:ins w:id="8" w:author="Robin Whytock" w:date="2022-04-05T10:23:00Z">
        <w:r w:rsidR="000C56C7">
          <w:t xml:space="preserve"> within one year</w:t>
        </w:r>
      </w:ins>
      <w:r>
        <w:t xml:space="preserve"> that could (1) provide real-time alerts from camera traps</w:t>
      </w:r>
      <w:del w:id="9" w:author="Robin Whytock" w:date="2022-04-05T10:04:00Z">
        <w:r w:rsidDel="00DA57C4">
          <w:delText xml:space="preserve"> at an affordable cost</w:delText>
        </w:r>
      </w:del>
      <w:r>
        <w:t xml:space="preserve">, (2) be deployed in the most rural landscapes without existing GSM, Long Range radio (LoRa) or WiFi coverage, (3) function without </w:t>
      </w:r>
      <w:r>
        <w:lastRenderedPageBreak/>
        <w:t xml:space="preserve">installing additional infrastructure such as communication towers, base stations or meshed networks, (4) </w:t>
      </w:r>
      <w:ins w:id="10" w:author="Robin Whytock" w:date="2022-04-05T10:13:00Z">
        <w:r w:rsidR="00F11A13">
          <w:t xml:space="preserve">once configured, can </w:t>
        </w:r>
      </w:ins>
      <w:r>
        <w:t xml:space="preserve">be easily </w:t>
      </w:r>
      <w:del w:id="11" w:author="Robin Whytock" w:date="2022-04-05T10:12:00Z">
        <w:r w:rsidDel="00F11A13">
          <w:delText xml:space="preserve">deployed </w:delText>
        </w:r>
      </w:del>
      <w:ins w:id="12" w:author="Robin Whytock" w:date="2022-04-05T10:12:00Z">
        <w:r w:rsidR="00F11A13">
          <w:t>installed in the field</w:t>
        </w:r>
        <w:r w:rsidR="00F11A13">
          <w:t xml:space="preserve"> </w:t>
        </w:r>
      </w:ins>
      <w:r>
        <w:t xml:space="preserve">by users who do not have a </w:t>
      </w:r>
      <w:del w:id="13" w:author="Robin Whytock" w:date="2022-04-05T10:12:00Z">
        <w:r w:rsidDel="00F11A13">
          <w:delText>specialist background in using artificial intelligence-enabled technology</w:delText>
        </w:r>
      </w:del>
      <w:ins w:id="14" w:author="Robin Whytock" w:date="2022-04-05T10:12:00Z">
        <w:r w:rsidR="00F11A13">
          <w:t>technical background</w:t>
        </w:r>
      </w:ins>
      <w:r>
        <w:t xml:space="preserve"> and (5) avoid re-inventing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7142F712" w:rsidR="00D0380C" w:rsidRDefault="00EE1FD7" w:rsidP="00AB2BE4">
      <w:pPr>
        <w:spacing w:line="480" w:lineRule="auto"/>
      </w:pPr>
      <w:r>
        <w:t>Our solution was to modify a standard Bushnell</w:t>
      </w:r>
      <w:r>
        <w:rPr>
          <w:vertAlign w:val="superscript"/>
        </w:rPr>
        <w:t>TM</w:t>
      </w:r>
      <w:r>
        <w:t xml:space="preserve"> camera trap by adding additional hardware allowing it to communicate wirelessly</w:t>
      </w:r>
      <w:r w:rsidR="0036571C">
        <w:t xml:space="preserve"> (</w:t>
      </w:r>
      <w:r w:rsidR="00A85676">
        <w:t xml:space="preserve">Figure 1; </w:t>
      </w:r>
      <w:r w:rsidR="0036571C">
        <w:t>Figure S1)</w:t>
      </w:r>
      <w:r>
        <w:t xml:space="preserve"> with separate, self-contained computing resources installed nearby - which we named the ‘smart bridge’ (Figure 1</w:t>
      </w:r>
      <w:r w:rsidR="0036571C">
        <w:t>; Figure S2</w:t>
      </w:r>
      <w:r>
        <w:t xml:space="preserve">). The smart bridge is </w:t>
      </w:r>
      <w:ins w:id="15" w:author="Robin Whytock" w:date="2022-04-05T11:49:00Z">
        <w:r w:rsidR="00AC4615">
          <w:t xml:space="preserve">powered by 6x 18650 rechargeable </w:t>
        </w:r>
        <w:proofErr w:type="gramStart"/>
        <w:r w:rsidR="00AC4615">
          <w:t xml:space="preserve">lithium </w:t>
        </w:r>
      </w:ins>
      <w:ins w:id="16" w:author="Robin Whytock" w:date="2022-04-05T11:50:00Z">
        <w:r w:rsidR="00AC4615">
          <w:t>ion</w:t>
        </w:r>
        <w:proofErr w:type="gramEnd"/>
        <w:r w:rsidR="00AC4615">
          <w:t xml:space="preserve"> </w:t>
        </w:r>
      </w:ins>
      <w:ins w:id="17" w:author="Robin Whytock" w:date="2022-04-05T11:49:00Z">
        <w:r w:rsidR="00AC4615">
          <w:t xml:space="preserve">batteries </w:t>
        </w:r>
      </w:ins>
      <w:ins w:id="18" w:author="Robin Whytock" w:date="2022-04-05T11:50:00Z">
        <w:r w:rsidR="00AC4615">
          <w:t xml:space="preserve">that are trickle charged by a small solar panel (Figure 1). The smart brdige is </w:t>
        </w:r>
      </w:ins>
      <w:r>
        <w:t xml:space="preserve">based on an earlier prototype designed to take photographs of wild penguins (https://github.com/IRNAS/arribada-pmp), and provides an intelligent link, or ‘bridge’, between the camera trap and the end user. </w:t>
      </w:r>
    </w:p>
    <w:p w14:paraId="212354A0" w14:textId="0EA3C68A" w:rsidR="00A95D69" w:rsidRDefault="00A95D69">
      <w:r>
        <w:br w:type="page"/>
      </w:r>
    </w:p>
    <w:p w14:paraId="637246F4" w14:textId="77777777" w:rsidR="00D0380C" w:rsidRDefault="00EE1FD7" w:rsidP="00AB2BE4">
      <w:pPr>
        <w:spacing w:line="480" w:lineRule="auto"/>
      </w:pPr>
      <w:r>
        <w:rPr>
          <w:noProof/>
        </w:rPr>
        <w:lastRenderedPageBreak/>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314B8A88" w:rsidR="00D0380C" w:rsidRDefault="00EE1FD7" w:rsidP="00AB2BE4">
      <w:pPr>
        <w:spacing w:line="480" w:lineRule="auto"/>
      </w:pPr>
      <w:r>
        <w:rPr>
          <w:b/>
        </w:rPr>
        <w:t>Figure 1.</w:t>
      </w:r>
      <w:r>
        <w:t xml:space="preserve"> System deployed in the field showing the solar panel (a) and smart bridge attached to a tree approximately 6 m above ground level</w:t>
      </w:r>
      <w:r w:rsidR="001D2241">
        <w:t xml:space="preserve"> (b)</w:t>
      </w:r>
      <w:r>
        <w:t>. The Bushnell</w:t>
      </w:r>
      <w:r>
        <w:rPr>
          <w:vertAlign w:val="superscript"/>
        </w:rPr>
        <w:t>TM</w:t>
      </w:r>
      <w:r>
        <w:t xml:space="preserve"> camera trap is installed at ground level approximately 10 m away from the smart bridge</w:t>
      </w:r>
      <w:r w:rsidR="001D2241">
        <w:t xml:space="preserve"> (c)</w:t>
      </w:r>
      <w:r>
        <w:t xml:space="preserve">. </w:t>
      </w:r>
    </w:p>
    <w:p w14:paraId="016613A2" w14:textId="77777777" w:rsidR="00D0380C" w:rsidRDefault="00D0380C" w:rsidP="00AB2BE4">
      <w:pPr>
        <w:spacing w:line="480" w:lineRule="auto"/>
      </w:pPr>
    </w:p>
    <w:p w14:paraId="440BCD65" w14:textId="6C7BDE30" w:rsidR="00D0380C" w:rsidRDefault="00EE1FD7" w:rsidP="00AB2BE4">
      <w:pPr>
        <w:spacing w:line="480" w:lineRule="auto"/>
      </w:pPr>
      <w:r>
        <w:t>We customised the camera trap by installing a microcontroller</w:t>
      </w:r>
      <w:ins w:id="19" w:author="Robin Whytock" w:date="2022-04-05T11:01:00Z">
        <w:r w:rsidR="00E4300E">
          <w:t xml:space="preserve"> into the camera housing</w:t>
        </w:r>
      </w:ins>
      <w:r>
        <w:t xml:space="preserve"> with LoRa capabilities based on the OpenCollar Lion Tracker (</w:t>
      </w:r>
      <w:hyperlink r:id="rId6" w:history="1">
        <w:r w:rsidR="0036571C" w:rsidRPr="00682136">
          <w:rPr>
            <w:rStyle w:val="Hyperlink"/>
          </w:rPr>
          <w:t>https://github.com/IRNAS/smartparks-lion-tracker-hardware</w:t>
        </w:r>
      </w:hyperlink>
      <w:r>
        <w:t>)</w:t>
      </w:r>
      <w:r w:rsidR="0036571C">
        <w:t xml:space="preserve"> (Figure S1)</w:t>
      </w:r>
      <w:r>
        <w:t>. Instead of the standard secure digital (SD) card, we used a WiFi-enabled SD card. When an image is captured by the camera trap, the LoRa board in the camera alerts the smart bridge and activates the WiFi SD card, creating a local WiFi network. The smart bridge boots a Raspberry Pi Compute Module 4 that joins the WiFi network and retrieves the image or images from the camera. The species contained in the image are then identified using an artificial intelligence algorithm for species classification</w:t>
      </w:r>
      <w:r w:rsidR="00A50D60">
        <w:t xml:space="preserve"> (</w:t>
      </w:r>
      <w:ins w:id="20" w:author="Robin Whytock" w:date="2022-04-05T10:53:00Z">
        <w:r w:rsidR="00A601DB">
          <w:t xml:space="preserve">a </w:t>
        </w:r>
      </w:ins>
      <w:ins w:id="21" w:author="Robin Whytock" w:date="2022-04-05T10:52:00Z">
        <w:r w:rsidR="006A6840">
          <w:t xml:space="preserve">TensorFlow </w:t>
        </w:r>
      </w:ins>
      <w:ins w:id="22" w:author="Robin Whytock" w:date="2022-04-05T10:53:00Z">
        <w:r w:rsidR="00A601DB">
          <w:t>Lite</w:t>
        </w:r>
      </w:ins>
      <w:ins w:id="23" w:author="Robin Whytock" w:date="2022-04-05T10:52:00Z">
        <w:r w:rsidR="006A6840">
          <w:t xml:space="preserve"> model, trained using Google’s AutoML</w:t>
        </w:r>
      </w:ins>
      <w:ins w:id="24" w:author="Robin Whytock" w:date="2022-04-05T10:53:00Z">
        <w:r w:rsidR="006A6840">
          <w:t xml:space="preserve"> platform, </w:t>
        </w:r>
      </w:ins>
      <w:r w:rsidR="00A50D60">
        <w:t>Supplementary Material)</w:t>
      </w:r>
      <w:r>
        <w:t xml:space="preserve">. The species and metadata associated with the image (time, date, location) and smart bridge sensor data </w:t>
      </w:r>
      <w:r>
        <w:lastRenderedPageBreak/>
        <w:t>(internal temperature</w:t>
      </w:r>
      <w:ins w:id="25" w:author="Robin Whytock" w:date="2022-04-05T11:10:00Z">
        <w:r w:rsidR="007E21F5">
          <w:t xml:space="preserve"> and</w:t>
        </w:r>
      </w:ins>
      <w:del w:id="26" w:author="Robin Whytock" w:date="2022-04-05T11:10:00Z">
        <w:r w:rsidDel="007E21F5">
          <w:delText>,</w:delText>
        </w:r>
      </w:del>
      <w:r>
        <w:t xml:space="preserve"> humidity</w:t>
      </w:r>
      <w:ins w:id="27" w:author="Robin Whytock" w:date="2022-04-05T11:11:00Z">
        <w:r w:rsidR="007E21F5">
          <w:t xml:space="preserve"> sensors,</w:t>
        </w:r>
      </w:ins>
      <w:r>
        <w:t xml:space="preserve"> and power status) are finally transmitted in an encoded message from the smart bridge to a web-based application running in the cloud (Google's App Engine).</w:t>
      </w:r>
      <w:r w:rsidR="00650A59">
        <w:t xml:space="preserve"> These data were then instantly provided to the end-user as WhatsApp</w:t>
      </w:r>
      <w:r w:rsidR="00670C26">
        <w:rPr>
          <w:vertAlign w:val="superscript"/>
        </w:rPr>
        <w:t>TM</w:t>
      </w:r>
      <w:r w:rsidR="00650A59">
        <w:t xml:space="preserve"> messages and web-based alerts </w:t>
      </w:r>
      <w:del w:id="28" w:author="Robin Whytock" w:date="2022-04-05T11:16:00Z">
        <w:r w:rsidR="00650A59" w:rsidDel="008D2C19">
          <w:delText xml:space="preserve">using </w:delText>
        </w:r>
      </w:del>
      <w:ins w:id="29" w:author="Robin Whytock" w:date="2022-04-05T11:16:00Z">
        <w:r w:rsidR="008D2C19">
          <w:t xml:space="preserve">by </w:t>
        </w:r>
      </w:ins>
      <w:ins w:id="30" w:author="Robin Whytock" w:date="2022-04-05T11:17:00Z">
        <w:r w:rsidR="008D2C19">
          <w:t xml:space="preserve">pushing the data to </w:t>
        </w:r>
      </w:ins>
      <w:r w:rsidR="00650A59">
        <w:t>the EarthRanger software platform (</w:t>
      </w:r>
      <w:r w:rsidR="00B4619D">
        <w:t>www.</w:t>
      </w:r>
      <w:r w:rsidR="00650A59">
        <w:t>earthranger.com).</w:t>
      </w:r>
      <w:r>
        <w:t xml:space="preserve"> </w:t>
      </w:r>
      <w:r w:rsidR="00A50D60">
        <w:t>D</w:t>
      </w:r>
      <w:r>
        <w:t xml:space="preserve">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ins w:id="31" w:author="Robin Whytock" w:date="2022-04-05T11:20:00Z">
        <w:r w:rsidR="008D2C19">
          <w:t xml:space="preserve">A </w:t>
        </w:r>
      </w:ins>
      <w:del w:id="32" w:author="Robin Whytock" w:date="2022-04-05T11:20:00Z">
        <w:r w:rsidR="00650A59" w:rsidDel="008D2C19">
          <w:delText>Full t</w:delText>
        </w:r>
      </w:del>
      <w:ins w:id="33" w:author="Robin Whytock" w:date="2022-04-05T11:20:00Z">
        <w:r w:rsidR="008D2C19">
          <w:t>t</w:t>
        </w:r>
      </w:ins>
      <w:r w:rsidR="00650A59">
        <w:t xml:space="preserve">echnical </w:t>
      </w:r>
      <w:del w:id="34" w:author="Robin Whytock" w:date="2022-04-05T11:20:00Z">
        <w:r w:rsidR="00650A59" w:rsidDel="008D2C19">
          <w:delText xml:space="preserve">details </w:delText>
        </w:r>
      </w:del>
      <w:ins w:id="35" w:author="Robin Whytock" w:date="2022-04-05T11:20:00Z">
        <w:r w:rsidR="008D2C19">
          <w:t>overview</w:t>
        </w:r>
        <w:r w:rsidR="008D2C19">
          <w:t xml:space="preserve"> </w:t>
        </w:r>
      </w:ins>
      <w:del w:id="36" w:author="Robin Whytock" w:date="2022-04-05T11:20:00Z">
        <w:r w:rsidR="00650A59" w:rsidDel="008D2C19">
          <w:delText xml:space="preserve">on </w:delText>
        </w:r>
      </w:del>
      <w:ins w:id="37" w:author="Robin Whytock" w:date="2022-04-05T11:20:00Z">
        <w:r w:rsidR="008D2C19">
          <w:t>of</w:t>
        </w:r>
        <w:r w:rsidR="008D2C19">
          <w:t xml:space="preserve"> </w:t>
        </w:r>
      </w:ins>
      <w:r w:rsidR="00650A59">
        <w:t xml:space="preserve">the system design, components </w:t>
      </w:r>
      <w:proofErr w:type="gramStart"/>
      <w:r w:rsidR="00633309">
        <w:t>used</w:t>
      </w:r>
      <w:proofErr w:type="gramEnd"/>
      <w:r w:rsidR="00633309">
        <w:t xml:space="preserve"> </w:t>
      </w:r>
      <w:r w:rsidR="00650A59">
        <w:t>and</w:t>
      </w:r>
      <w:r w:rsidR="00633309">
        <w:t xml:space="preserve"> the</w:t>
      </w:r>
      <w:r w:rsidR="00650A59">
        <w:t xml:space="preserve"> artificial intelligence algorithm are given in the Supplementary Material.</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Bushnell</w:t>
      </w:r>
      <w:r>
        <w:rPr>
          <w:vertAlign w:val="superscript"/>
        </w:rPr>
        <w:t>TM</w:t>
      </w:r>
      <w:r>
        <w:t xml:space="preserve"> camera trap capturing an image and sending an alert via the smart bridge. Total duration of the entire process is approximately five minutes under optimal conditions.</w:t>
      </w:r>
      <w:r>
        <w:br w:type="page"/>
      </w:r>
    </w:p>
    <w:p w14:paraId="13D5FADF" w14:textId="0099FAF5" w:rsidR="00D0380C" w:rsidRDefault="00EE1FD7" w:rsidP="00AB2BE4">
      <w:pPr>
        <w:spacing w:line="480" w:lineRule="auto"/>
        <w:rPr>
          <w:b/>
        </w:rPr>
      </w:pPr>
      <w:r>
        <w:rPr>
          <w:b/>
        </w:rPr>
        <w:lastRenderedPageBreak/>
        <w:t>Case study</w:t>
      </w:r>
      <w:r w:rsidR="00DC4C2A">
        <w:rPr>
          <w:b/>
        </w:rPr>
        <w:t xml:space="preserve"> and field test</w:t>
      </w:r>
    </w:p>
    <w:p w14:paraId="688F27FD" w14:textId="618EDA3C"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w:t>
      </w:r>
      <w:r w:rsidR="00633309">
        <w:t>.</w:t>
      </w:r>
      <w:r w:rsidR="00C35889">
        <w:t xml:space="preserve"> </w:t>
      </w:r>
      <w:r>
        <w:t xml:space="preserve">We therefore partnered with </w:t>
      </w:r>
      <w:r w:rsidR="00C35889">
        <w:t xml:space="preserve">Gabon’s Agence Nationale des Parcs Nationaux </w:t>
      </w:r>
      <w:r>
        <w:t xml:space="preserve">to test the camera’s ability to detect elephants and send real-time alerts to </w:t>
      </w:r>
      <w:del w:id="38" w:author="Robin Whytock" w:date="2022-04-05T11:18:00Z">
        <w:r w:rsidDel="008D2C19">
          <w:delText xml:space="preserve">ANPN </w:delText>
        </w:r>
      </w:del>
      <w:r>
        <w:t>ecoguards</w:t>
      </w:r>
      <w:ins w:id="39" w:author="Robin Whytock" w:date="2022-04-05T11:18:00Z">
        <w:r w:rsidR="008D2C19">
          <w:t xml:space="preserve"> working for Gabon’s Agence Nationale des Parcs Nationaux (ANPN)</w:t>
        </w:r>
      </w:ins>
      <w:r>
        <w:t xml:space="preserve"> over WhatsApp</w:t>
      </w:r>
      <w:r>
        <w:rPr>
          <w:vertAlign w:val="superscript"/>
        </w:rPr>
        <w:t>TM</w:t>
      </w:r>
      <w:r>
        <w:t xml:space="preserve"> in two locations. The first location was the Station d’Etudes des Gorilles et Chimpanzés (SEGC) in Lop</w:t>
      </w:r>
      <w:r w:rsidR="00EB555F">
        <w:t>é</w:t>
      </w:r>
      <w:r>
        <w:t xml:space="preserve"> National Park, where elephants are common in the surrounding area. The facilities at the research station allowed us to test the system under controlled but realistic conditions (elephants regularly enter the station grounds). The second location was Kazamabika village, in the northern edge of Lop</w:t>
      </w:r>
      <w:r w:rsidR="00EB555F">
        <w:t>é</w:t>
      </w:r>
      <w:r>
        <w:t xml:space="preserve"> National Park, where communities have established farms</w:t>
      </w:r>
      <w:r w:rsidR="006B1E97">
        <w:t xml:space="preserve"> and work close</w:t>
      </w:r>
      <w:r w:rsidR="00565C3A">
        <w:t>ly</w:t>
      </w:r>
      <w:r w:rsidR="006B1E97">
        <w:t xml:space="preserve"> with ANPN to find solutions to human-elephant conflict.</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37939FC5" w:rsidR="00D0380C" w:rsidRDefault="00EE1FD7" w:rsidP="00AB2BE4">
      <w:pPr>
        <w:spacing w:line="480" w:lineRule="auto"/>
      </w:pPr>
      <w:r>
        <w:t xml:space="preserve">We tested five </w:t>
      </w:r>
      <w:r w:rsidR="0075050B">
        <w:t xml:space="preserve">systems </w:t>
      </w:r>
      <w:r>
        <w:t xml:space="preserve">under different settings for a combined total of 72 days (Table 1). </w:t>
      </w:r>
      <w:r w:rsidR="00627196">
        <w:t xml:space="preserve">The artificial intelligence model was trained on three classes relevant to the pilot tests, which were elephant, human or ‘other’ (Supplementary Material). </w:t>
      </w:r>
      <w:r>
        <w:t>Camera locations were chosen to test (a) how the position of the smart bridge and vegetation structure</w:t>
      </w:r>
      <w:r w:rsidR="009A1029">
        <w:t xml:space="preserve"> (</w:t>
      </w:r>
      <w:proofErr w:type="gramStart"/>
      <w:r w:rsidR="009A1029">
        <w:t>e.g.</w:t>
      </w:r>
      <w:proofErr w:type="gramEnd"/>
      <w:r w:rsidR="009A1029">
        <w:t xml:space="preserve">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w:t>
      </w:r>
      <w:del w:id="40" w:author="Robin Whytock" w:date="2022-04-05T11:51:00Z">
        <w:r w:rsidDel="00AC4615">
          <w:delText xml:space="preserve">camera </w:delText>
        </w:r>
      </w:del>
      <w:ins w:id="41" w:author="Robin Whytock" w:date="2022-04-05T11:51:00Z">
        <w:r w:rsidR="00AC4615">
          <w:t>image</w:t>
        </w:r>
        <w:r w:rsidR="00AC4615">
          <w:t xml:space="preserve"> </w:t>
        </w:r>
      </w:ins>
      <w:r>
        <w:t xml:space="preserve">backgrounds (open areas, farmland and </w:t>
      </w:r>
      <w:r>
        <w:lastRenderedPageBreak/>
        <w:t xml:space="preserve">forest). We chose the testing locations based on qualitative differences in vegetation 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metres from the centre of well-used </w:t>
      </w:r>
      <w:r>
        <w:t>elephant paths.</w:t>
      </w:r>
    </w:p>
    <w:p w14:paraId="1E1038CD" w14:textId="77777777" w:rsidR="00D0380C" w:rsidRDefault="00D0380C" w:rsidP="00AB2BE4">
      <w:pPr>
        <w:spacing w:line="480" w:lineRule="auto"/>
      </w:pPr>
    </w:p>
    <w:p w14:paraId="3D3CF90C" w14:textId="13050B74" w:rsidR="00670C26" w:rsidRDefault="00EE1FD7" w:rsidP="004029BA">
      <w:pPr>
        <w:spacing w:line="480" w:lineRule="auto"/>
        <w:rPr>
          <w:b/>
        </w:rPr>
      </w:pPr>
      <w:r>
        <w:t>We compared results from field testing with benchmark data from two systems operated in</w:t>
      </w:r>
      <w:r w:rsidR="00861E5F">
        <w:t xml:space="preserve"> a private urban setting in</w:t>
      </w:r>
      <w:r>
        <w:t xml:space="preserve"> the Netherlands for three months during the development stage.</w:t>
      </w:r>
      <w:r w:rsidR="00670C26">
        <w:rPr>
          <w:b/>
        </w:rPr>
        <w:br w:type="page"/>
      </w:r>
    </w:p>
    <w:p w14:paraId="54454815" w14:textId="275CB635" w:rsidR="00D0380C" w:rsidRDefault="00EE1FD7" w:rsidP="00670C26">
      <w:pPr>
        <w:spacing w:line="480" w:lineRule="auto"/>
      </w:pPr>
      <w:r>
        <w:rPr>
          <w:b/>
        </w:rPr>
        <w:lastRenderedPageBreak/>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r>
              <w:rPr>
                <w:sz w:val="20"/>
                <w:szCs w:val="20"/>
              </w:rPr>
              <w:t>Kazamabika</w:t>
            </w:r>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Village edge. Closed canopy forest beside a 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r>
              <w:rPr>
                <w:sz w:val="20"/>
                <w:szCs w:val="20"/>
              </w:rPr>
              <w:t>Cayette</w:t>
            </w:r>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715D9380" w14:textId="77777777" w:rsidR="00D0380C" w:rsidRDefault="00EE1FD7" w:rsidP="00AB2BE4">
      <w:pPr>
        <w:spacing w:line="480" w:lineRule="auto"/>
        <w:rPr>
          <w:i/>
        </w:rPr>
      </w:pPr>
      <w:r>
        <w:rPr>
          <w:i/>
        </w:rPr>
        <w:lastRenderedPageBreak/>
        <w:t>Data analysis</w:t>
      </w:r>
    </w:p>
    <w:p w14:paraId="2DF08D3D" w14:textId="313F387E" w:rsidR="00D0380C" w:rsidRDefault="00EE1FD7" w:rsidP="00AB2BE4">
      <w:pPr>
        <w:spacing w:line="480" w:lineRule="auto"/>
      </w:pPr>
      <w:r>
        <w:t xml:space="preserve">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w:t>
      </w:r>
      <w:r w:rsidR="00506F17">
        <w:t>The Bushnell</w:t>
      </w:r>
      <w:r w:rsidR="00506F17" w:rsidRPr="00506F17">
        <w:rPr>
          <w:vertAlign w:val="superscript"/>
        </w:rPr>
        <w:t>TM</w:t>
      </w:r>
      <w:r w:rsidR="00506F17">
        <w:t xml:space="preserve"> c</w:t>
      </w:r>
      <w:r>
        <w:t>amera power was also monitored during tests in the Netherlands but not during the field testing.</w:t>
      </w:r>
    </w:p>
    <w:p w14:paraId="00671AD5" w14:textId="77777777" w:rsidR="00D0380C" w:rsidRDefault="00D0380C" w:rsidP="00AB2BE4">
      <w:pPr>
        <w:spacing w:line="480" w:lineRule="auto"/>
      </w:pPr>
    </w:p>
    <w:p w14:paraId="0E7CFD4D" w14:textId="1EF9C13D" w:rsidR="00D0380C" w:rsidRDefault="00EE1FD7" w:rsidP="00AB2BE4">
      <w:pPr>
        <w:spacing w:line="480" w:lineRule="auto"/>
      </w:pPr>
      <w:r>
        <w:t xml:space="preserve">We assessed artificial intelligence model </w:t>
      </w:r>
      <w:del w:id="42" w:author="Robin Whytock" w:date="2022-04-05T11:54:00Z">
        <w:r w:rsidR="005923C8" w:rsidDel="00683246">
          <w:delText>‘</w:delText>
        </w:r>
      </w:del>
      <w:del w:id="43" w:author="Robin Whytock" w:date="2022-04-05T11:55:00Z">
        <w:r w:rsidR="005923C8" w:rsidDel="00683246">
          <w:delText xml:space="preserve">field’ </w:delText>
        </w:r>
      </w:del>
      <w:r>
        <w:t xml:space="preserve">performance (precision, recall, accuracy and F1 score </w:t>
      </w:r>
      <w:r w:rsidR="001F1B7F">
        <w:fldChar w:fldCharType="begin"/>
      </w:r>
      <w:r w:rsidR="001F1B7F">
        <w:instrText xml:space="preserve"> ADDIN ZOTERO_ITEM CSL_CITATION {"citationID":"2JSxq43S","properties":{"formattedCitation":"(Kuhn, 2020)","plainCitation":"(Kuhn, 2020)","noteIndex":0},"citationItems":[{"id":93,"uris":["http://zotero.org/users/1989728/items/7DR9ACUE"],"uri":["http://zotero.org/users/1989728/items/7DR9ACUE"],"itemData":{"id":93,"type":"article-journal","container-title":"R package version 6.0-86","title":"caret: Classification and Regression Training.","URL":"https://CRAN.R-project.org/package=caret","author":[{"family":"Kuhn","given":"Max"}],"issued":{"date-parts":[["2020"]]}}}],"schema":"https://github.com/citation-style-language/schema/raw/master/csl-citation.json"} </w:instrText>
      </w:r>
      <w:r w:rsidR="001F1B7F">
        <w:fldChar w:fldCharType="separate"/>
      </w:r>
      <w:r w:rsidR="001F1B7F" w:rsidRPr="001F1B7F">
        <w:t>(Kuhn, 2020)</w:t>
      </w:r>
      <w:r w:rsidR="001F1B7F">
        <w:fldChar w:fldCharType="end"/>
      </w:r>
      <w:r>
        <w:t xml:space="preserve">) on the newly captured images by comparing </w:t>
      </w:r>
      <w:r w:rsidR="00D2413B">
        <w:t xml:space="preserve">the </w:t>
      </w:r>
      <w:r>
        <w:t>artificial intelligence-generated image labels with ‘expert’ labels</w:t>
      </w:r>
      <w:r w:rsidR="006B4831">
        <w:t xml:space="preserve">. </w:t>
      </w:r>
      <w:r>
        <w:t>Expert labels were created</w:t>
      </w:r>
      <w:ins w:id="44" w:author="Robin Whytock" w:date="2022-04-05T12:02:00Z">
        <w:r w:rsidR="00E3115D">
          <w:t xml:space="preserve"> for each image</w:t>
        </w:r>
      </w:ins>
      <w:r w:rsidR="006B4831">
        <w:t xml:space="preserve"> after the field test</w:t>
      </w:r>
      <w:r>
        <w:t xml:space="preserve"> by first labeling the captured images using the Mbaza AI software </w:t>
      </w:r>
      <w:r w:rsidR="001F1B7F">
        <w:fldChar w:fldCharType="begin"/>
      </w:r>
      <w:r w:rsidR="001F1B7F">
        <w:instrText xml:space="preserve"> ADDIN ZOTERO_ITEM CSL_CITATION {"citationID":"oZLn97BH","properties":{"formattedCitation":"(Whytock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and manually validating all results (co-author RW).</w:t>
      </w:r>
    </w:p>
    <w:p w14:paraId="6C0E34FC" w14:textId="77777777" w:rsidR="00D0380C" w:rsidRDefault="00D0380C" w:rsidP="00AB2BE4">
      <w:pPr>
        <w:spacing w:line="480" w:lineRule="auto"/>
      </w:pPr>
    </w:p>
    <w:p w14:paraId="781390B9" w14:textId="0A244933"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w:t>
      </w:r>
      <w:r w:rsidR="00670C26">
        <w:t>image capture</w:t>
      </w:r>
      <w:r>
        <w:t xml:space="preserve"> event), the first and last images could be mislabelled when only a small part of the elephant was visible. We therefore tested if (a) a simple vote-counting approach (</w:t>
      </w:r>
      <w:proofErr w:type="gramStart"/>
      <w:r>
        <w:t>i.e.</w:t>
      </w:r>
      <w:proofErr w:type="gramEnd"/>
      <w:r>
        <w:t xml:space="preserve"> counting the most frequently predicted top-one label in an image series) could improve predictions on an </w:t>
      </w:r>
      <w:r w:rsidR="00B5191A">
        <w:t>‘</w:t>
      </w:r>
      <w:r>
        <w:t>event</w:t>
      </w:r>
      <w:r w:rsidR="00B5191A">
        <w:t>’ (time window containing an image series)</w:t>
      </w:r>
      <w:r>
        <w:t xml:space="preserve">, and (b) if excluding images below a </w:t>
      </w:r>
      <w:r w:rsidR="00670C26">
        <w:t>‘confidence’ (softmax value)</w:t>
      </w:r>
      <w:r>
        <w:t xml:space="preserve"> threshold</w:t>
      </w:r>
      <w:r w:rsidR="00670C26">
        <w:t xml:space="preserve"> from the artificial intelligence model </w:t>
      </w:r>
      <w:r>
        <w:t>before vote counting could improve event prediction accuracy. Events were defined as a series of images taken within an independent 30</w:t>
      </w:r>
      <w:r w:rsidR="0020652D">
        <w:t>-</w:t>
      </w:r>
      <w:r>
        <w:t xml:space="preserve">minute time window. Softmax thresholds were from 0 to 0.9 in 0.1 </w:t>
      </w:r>
      <w:r>
        <w:lastRenderedPageBreak/>
        <w:t>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84C9EE0"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Cayette, which was not able to send any alerts due to the position of the smart bridge (2 m above ground level)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(human error during camera setup</w:t>
      </w:r>
      <w:proofErr w:type="gramStart"/>
      <w:r w:rsidR="0020652D">
        <w:t>)</w:t>
      </w:r>
      <w:proofErr w:type="gramEnd"/>
      <w:r w:rsidR="0020652D">
        <w:t xml:space="preserve">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59977EF7" w:rsidR="00D0380C" w:rsidRDefault="00EE1FD7" w:rsidP="00AB2BE4">
      <w:pPr>
        <w:spacing w:line="480" w:lineRule="auto"/>
      </w:pPr>
      <w:r>
        <w:t xml:space="preserve">There was a median 7.35 </w:t>
      </w:r>
      <w:proofErr w:type="gramStart"/>
      <w:r>
        <w:t>minutes</w:t>
      </w:r>
      <w:proofErr w:type="gramEnd"/>
      <w:r>
        <w:t xml:space="preserve">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Kazamabika had the slowest median alert time (306.3 min</w:t>
      </w:r>
      <w:proofErr w:type="gramStart"/>
      <w:r>
        <w:t>)</w:t>
      </w:r>
      <w:proofErr w:type="gramEnd"/>
      <w:ins w:id="45" w:author="Robin Whytock" w:date="2022-04-05T12:25:00Z">
        <w:r w:rsidR="00F305E1">
          <w:t xml:space="preserve"> and some alerts were delayed for days</w:t>
        </w:r>
      </w:ins>
      <w:ins w:id="46" w:author="Robin Whytock" w:date="2022-04-05T12:26:00Z">
        <w:r w:rsidR="00F305E1">
          <w:t xml:space="preserve"> (outliers in Figure 3)</w:t>
        </w:r>
      </w:ins>
      <w:ins w:id="47" w:author="Robin Whytock" w:date="2022-04-05T12:25:00Z">
        <w:r w:rsidR="00F305E1">
          <w:t xml:space="preserve"> because the smart bridge was </w:t>
        </w:r>
      </w:ins>
      <w:ins w:id="48" w:author="Robin Whytock" w:date="2022-04-05T12:26:00Z">
        <w:r w:rsidR="00F305E1">
          <w:t xml:space="preserve">not well positioned and could not connect to the </w:t>
        </w:r>
        <w:r w:rsidR="00F305E1">
          <w:lastRenderedPageBreak/>
          <w:t>Iridium network</w:t>
        </w:r>
      </w:ins>
      <w:r>
        <w:t xml:space="preserve">. A total of 296 (52%) of alerts were received within 15 minutes or less (Figure </w:t>
      </w:r>
      <w:r w:rsidR="008D5C43">
        <w:t>3</w:t>
      </w:r>
      <w:r>
        <w:t>, Figure S</w:t>
      </w:r>
      <w:r w:rsidR="001D3B27">
        <w:t>3</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0032" t="19373" r="33653" b="5785"/>
                    <a:stretch>
                      <a:fillRect/>
                    </a:stretch>
                  </pic:blipFill>
                  <pic:spPr>
                    <a:xfrm>
                      <a:off x="0" y="0"/>
                      <a:ext cx="4361548" cy="3964223"/>
                    </a:xfrm>
                    <a:prstGeom prst="rect">
                      <a:avLst/>
                    </a:prstGeom>
                    <a:ln/>
                  </pic:spPr>
                </pic:pic>
              </a:graphicData>
            </a:graphic>
          </wp:inline>
        </w:drawing>
      </w:r>
    </w:p>
    <w:p w14:paraId="1EA2CA83" w14:textId="75065598" w:rsidR="00D0380C" w:rsidRDefault="00EE1FD7" w:rsidP="00AB2BE4">
      <w:pPr>
        <w:spacing w:line="480" w:lineRule="auto"/>
        <w:jc w:val="center"/>
      </w:pPr>
      <w:r>
        <w:rPr>
          <w:b/>
        </w:rPr>
        <w:t xml:space="preserve">Figure </w:t>
      </w:r>
      <w:r w:rsidR="008D5C43">
        <w:rPr>
          <w:b/>
        </w:rPr>
        <w:t>3</w:t>
      </w:r>
      <w:r>
        <w:rPr>
          <w:b/>
        </w:rPr>
        <w:t xml:space="preserve">.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50641AFD" w:rsidR="00D0380C" w:rsidRDefault="004029BA" w:rsidP="00AB2BE4">
      <w:pPr>
        <w:spacing w:line="480" w:lineRule="auto"/>
      </w:pPr>
      <w:r>
        <w:t>T</w:t>
      </w:r>
      <w:r w:rsidR="00EE1FD7">
        <w:t xml:space="preserve">ests in the Netherlands showed that even with a median of 17.23 image captures per day (range 0 - 40), the systems could operate continuously during the winter under low sunlight for a minimum of three months (Figure </w:t>
      </w:r>
      <w:r w:rsidR="008D5C43">
        <w:t>4</w:t>
      </w:r>
      <w:r w:rsidR="00EE1FD7">
        <w:t xml:space="preserve">). During field testing in Gabon, we found mixed results (Figure </w:t>
      </w:r>
      <w:r w:rsidR="008D5C43">
        <w:t>5</w:t>
      </w:r>
      <w:r w:rsidR="00EE1FD7">
        <w:t xml:space="preserve">) and one system discharged in six days (Forest East). Forest West lasted the full 18 days but did not show signs of substantial charging as </w:t>
      </w:r>
      <w:r w:rsidR="00EE1FD7">
        <w:lastRenderedPageBreak/>
        <w:t>was seen in the Netherlands.</w:t>
      </w:r>
      <w:ins w:id="49" w:author="Robin Whytock" w:date="2022-04-05T12:32:00Z">
        <w:r w:rsidR="001D6BB6">
          <w:t xml:space="preserve"> Battery life and charging in</w:t>
        </w:r>
      </w:ins>
      <w:r w:rsidR="00EE1FD7">
        <w:t xml:space="preserve"> Kazamabika and SEGC </w:t>
      </w:r>
      <w:ins w:id="50" w:author="Robin Whytock" w:date="2022-04-05T12:32:00Z">
        <w:r w:rsidR="001D6BB6">
          <w:t xml:space="preserve">worked </w:t>
        </w:r>
      </w:ins>
      <w:del w:id="51" w:author="Robin Whytock" w:date="2022-04-05T12:32:00Z">
        <w:r w:rsidR="00EE1FD7" w:rsidDel="001D6BB6">
          <w:delText xml:space="preserve">both operated </w:delText>
        </w:r>
      </w:del>
      <w:r w:rsidR="00EE1FD7">
        <w:t>as expected</w:t>
      </w:r>
      <w:ins w:id="52" w:author="Robin Whytock" w:date="2022-04-05T12:32:00Z">
        <w:r w:rsidR="001D6BB6">
          <w:t>.</w:t>
        </w:r>
      </w:ins>
      <w:del w:id="53" w:author="Robin Whytock" w:date="2022-04-05T12:32:00Z">
        <w:r w:rsidR="00EE1FD7" w:rsidDel="001D6BB6">
          <w:delText>.</w:delText>
        </w:r>
      </w:del>
    </w:p>
    <w:p w14:paraId="2D9A0C72" w14:textId="77777777" w:rsidR="00D0380C" w:rsidRDefault="00D0380C" w:rsidP="00AB2BE4">
      <w:pPr>
        <w:spacing w:line="480" w:lineRule="auto"/>
      </w:pPr>
    </w:p>
    <w:p w14:paraId="09DC3DD8" w14:textId="77777777" w:rsidR="00D0380C" w:rsidRDefault="00EE1FD7" w:rsidP="00AB2BE4">
      <w:pPr>
        <w:spacing w:line="480" w:lineRule="auto"/>
      </w:pPr>
      <w:r>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0074" t="12968" r="33055" b="4394"/>
                    <a:stretch>
                      <a:fillRect/>
                    </a:stretch>
                  </pic:blipFill>
                  <pic:spPr>
                    <a:xfrm>
                      <a:off x="0" y="0"/>
                      <a:ext cx="4914900" cy="4876800"/>
                    </a:xfrm>
                    <a:prstGeom prst="rect">
                      <a:avLst/>
                    </a:prstGeom>
                    <a:ln/>
                  </pic:spPr>
                </pic:pic>
              </a:graphicData>
            </a:graphic>
          </wp:inline>
        </w:drawing>
      </w:r>
    </w:p>
    <w:p w14:paraId="069D957C" w14:textId="1DD960B3" w:rsidR="00D0380C" w:rsidRDefault="00EE1FD7" w:rsidP="00AB2BE4">
      <w:pPr>
        <w:spacing w:line="480" w:lineRule="auto"/>
        <w:jc w:val="center"/>
      </w:pPr>
      <w:r>
        <w:rPr>
          <w:b/>
        </w:rPr>
        <w:lastRenderedPageBreak/>
        <w:t xml:space="preserve">Figure </w:t>
      </w:r>
      <w:r w:rsidR="008D5C43">
        <w:rPr>
          <w:b/>
        </w:rPr>
        <w:t>4</w:t>
      </w:r>
      <w:r>
        <w:rPr>
          <w:b/>
        </w:rPr>
        <w:t xml:space="preserve">.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41049" cy="2998378"/>
                    </a:xfrm>
                    <a:prstGeom prst="rect">
                      <a:avLst/>
                    </a:prstGeom>
                    <a:ln/>
                  </pic:spPr>
                </pic:pic>
              </a:graphicData>
            </a:graphic>
          </wp:inline>
        </w:drawing>
      </w:r>
    </w:p>
    <w:p w14:paraId="74BDD5F1" w14:textId="03653309" w:rsidR="00D0380C" w:rsidRDefault="00EE1FD7" w:rsidP="00AB2BE4">
      <w:pPr>
        <w:spacing w:line="480" w:lineRule="auto"/>
        <w:jc w:val="center"/>
      </w:pPr>
      <w:r>
        <w:rPr>
          <w:b/>
        </w:rPr>
        <w:t xml:space="preserve">Figure </w:t>
      </w:r>
      <w:r w:rsidR="008D5C43">
        <w:rPr>
          <w:b/>
        </w:rPr>
        <w:t>5</w:t>
      </w:r>
      <w:r>
        <w:rPr>
          <w:b/>
        </w:rPr>
        <w:t xml:space="preserve">.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0D1CF1E9"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w:t>
      </w:r>
      <w:r w:rsidR="007779A0">
        <w:t>S4</w:t>
      </w:r>
      <w:r>
        <w:t xml:space="preserve"> and Figure </w:t>
      </w:r>
      <w:r w:rsidR="007779A0">
        <w:t>S4</w:t>
      </w:r>
      <w:r w:rsidR="00310827">
        <w:t>.</w:t>
      </w:r>
      <w:r>
        <w:t xml:space="preserve"> Classification of events using vote counting without any softmax thresholding (</w:t>
      </w:r>
      <w:proofErr w:type="gramStart"/>
      <w:r>
        <w:t>i.e.</w:t>
      </w:r>
      <w:proofErr w:type="gramEnd"/>
      <w:r>
        <w:t xml:space="preserve"> choosing the most frequently predicted class in a 30 minute time window) gave an overall performance of 78% and a </w:t>
      </w:r>
      <w:r>
        <w:lastRenderedPageBreak/>
        <w:t>Kappa statistic of 0.64 (</w:t>
      </w:r>
      <w:r>
        <w:rPr>
          <w:i/>
        </w:rPr>
        <w:t xml:space="preserve">n </w:t>
      </w:r>
      <w:r>
        <w:t xml:space="preserve">= 142 events) (Table </w:t>
      </w:r>
      <w:r w:rsidR="007502E2">
        <w:t>S4)</w:t>
      </w:r>
      <w:r>
        <w:t>. Excluding uncertain image labels using a softmax threshold before vote counting improved overall accuracy for event classification, as well as balanced accuracy for the elephant events (</w:t>
      </w:r>
      <w:r>
        <w:rPr>
          <w:i/>
        </w:rPr>
        <w:t xml:space="preserve">n </w:t>
      </w:r>
      <w:r>
        <w:t xml:space="preserve">= 29 true events, </w:t>
      </w:r>
      <w:r>
        <w:rPr>
          <w:i/>
        </w:rPr>
        <w:t xml:space="preserve">n </w:t>
      </w:r>
      <w:r>
        <w:t xml:space="preserve">= 30 predicted), which reached 98% at a threshold where images were excluded with a softmax value &lt; 0.9 (Figure </w:t>
      </w:r>
      <w:r w:rsidR="004514E0">
        <w:t>6</w:t>
      </w:r>
      <w:r>
        <w:t>). This almost matched human accuracy with just one false positive event and no false negatives.</w:t>
      </w:r>
    </w:p>
    <w:p w14:paraId="04879B1C" w14:textId="77777777" w:rsidR="00D0380C" w:rsidRDefault="00EE1FD7" w:rsidP="00DC4C2A">
      <w:pPr>
        <w:spacing w:line="480" w:lineRule="auto"/>
        <w:jc w:val="center"/>
      </w:pPr>
      <w:r>
        <w:rPr>
          <w:noProof/>
        </w:rPr>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159000"/>
                    </a:xfrm>
                    <a:prstGeom prst="rect">
                      <a:avLst/>
                    </a:prstGeom>
                    <a:ln/>
                  </pic:spPr>
                </pic:pic>
              </a:graphicData>
            </a:graphic>
          </wp:inline>
        </w:drawing>
      </w:r>
    </w:p>
    <w:p w14:paraId="61563A44" w14:textId="18DD9E79" w:rsidR="00D0380C" w:rsidRDefault="00EE1FD7" w:rsidP="00C716F9">
      <w:pPr>
        <w:spacing w:line="480" w:lineRule="auto"/>
      </w:pPr>
      <w:r>
        <w:rPr>
          <w:b/>
        </w:rPr>
        <w:t xml:space="preserve">Figure </w:t>
      </w:r>
      <w:r w:rsidR="008D5C43">
        <w:rPr>
          <w:b/>
        </w:rPr>
        <w:t>6</w:t>
      </w:r>
      <w:r>
        <w:rPr>
          <w:b/>
        </w:rPr>
        <w:t xml:space="preserve">. </w:t>
      </w:r>
      <w:r>
        <w:t xml:space="preserve">Effects of using a softmax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3E8CD26D" w14:textId="33348499" w:rsidR="004514E0" w:rsidRDefault="004514E0" w:rsidP="00C716F9">
      <w:pPr>
        <w:spacing w:line="480" w:lineRule="auto"/>
        <w:rPr>
          <w:b/>
        </w:rPr>
      </w:pPr>
    </w:p>
    <w:p w14:paraId="3BDD7703" w14:textId="05844662" w:rsidR="00D0380C" w:rsidRDefault="00EE1FD7" w:rsidP="00C716F9">
      <w:pPr>
        <w:spacing w:line="480" w:lineRule="auto"/>
        <w:rPr>
          <w:b/>
        </w:rPr>
      </w:pPr>
      <w:r>
        <w:rPr>
          <w:b/>
        </w:rPr>
        <w:t>Discussion</w:t>
      </w:r>
    </w:p>
    <w:p w14:paraId="3A2B720D" w14:textId="17213B48" w:rsidR="00D0380C" w:rsidRDefault="00EE1FD7" w:rsidP="00C716F9">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w:t>
      </w:r>
      <w:r>
        <w:lastRenderedPageBreak/>
        <w:t>source of power. Our results demonstrate that these parameters can be tuned to achieve reliable, near real-time alerts from camera traps under challenging field conditions.</w:t>
      </w:r>
    </w:p>
    <w:p w14:paraId="6D9E34AA" w14:textId="73409FAD" w:rsidR="00D0380C" w:rsidRDefault="00EE1FD7" w:rsidP="00AB2BE4">
      <w:pPr>
        <w:spacing w:line="480" w:lineRule="auto"/>
        <w:rPr>
          <w:i/>
        </w:rPr>
      </w:pPr>
      <w:r>
        <w:rPr>
          <w:i/>
        </w:rPr>
        <w:t>Problems and solutions</w:t>
      </w:r>
    </w:p>
    <w:p w14:paraId="05938876" w14:textId="285CB6D2" w:rsidR="00D0380C" w:rsidRDefault="00EE1FD7" w:rsidP="00AB2BE4">
      <w:pPr>
        <w:spacing w:line="480" w:lineRule="auto"/>
      </w:pPr>
      <w:r>
        <w:t xml:space="preserve">A total of 588 alerts were generated by our four systems during 18 days of </w:t>
      </w:r>
      <w:r w:rsidR="00506F17">
        <w:t>field-</w:t>
      </w:r>
      <w:r>
        <w:t xml:space="preserve">testing, and the final total could have been as high as 814 if all alerts had been received. This is a substantial amount of data to interpret on a rolling basis with just four </w:t>
      </w:r>
      <w:r w:rsidR="003A7BA0">
        <w:t xml:space="preserve">active </w:t>
      </w:r>
      <w:r>
        <w:t xml:space="preserve">systems and three label classes. In future, we recommend first implementing vote-counting combined with softmax thresholding on the smart bridge to reduce the total number of alerts, which would have been just 30 (with one false positive) if restricted only to elephants. </w:t>
      </w:r>
      <w:r w:rsidR="00536618">
        <w:t xml:space="preserve">This </w:t>
      </w:r>
      <w:r>
        <w:t>would not only improve alert accuracy but also reduce data transmission costs</w:t>
      </w:r>
      <w:r w:rsidR="00536618">
        <w:t xml:space="preserve"> and will </w:t>
      </w:r>
      <w:r>
        <w:t>be implemented into future versions of the smart camera system.</w:t>
      </w:r>
    </w:p>
    <w:p w14:paraId="45A5A609" w14:textId="77777777" w:rsidR="003A114E" w:rsidRDefault="003A114E" w:rsidP="00AB2BE4">
      <w:pPr>
        <w:spacing w:line="480" w:lineRule="auto"/>
      </w:pPr>
    </w:p>
    <w:p w14:paraId="3D6032F5" w14:textId="06C2D24E" w:rsidR="00D0380C" w:rsidRDefault="00EE1FD7" w:rsidP="00AB2BE4">
      <w:pPr>
        <w:spacing w:line="480" w:lineRule="auto"/>
      </w:pPr>
      <w:r>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t>
      </w:r>
      <w:r w:rsidR="00495097">
        <w:t xml:space="preserve">(Figure S5) </w:t>
      </w:r>
      <w:r>
        <w:t>would cost $2 USD per image with a $20 per month contract on the Iridium network</w:t>
      </w:r>
      <w:r w:rsidR="00495097">
        <w:t>.</w:t>
      </w:r>
    </w:p>
    <w:p w14:paraId="3AF11ED7" w14:textId="3D1D204F" w:rsidR="00D0380C" w:rsidRDefault="00C716F9" w:rsidP="00BE6549">
      <w:pPr>
        <w:spacing w:line="480" w:lineRule="auto"/>
      </w:pPr>
      <w:r>
        <w:br w:type="page"/>
      </w:r>
      <w:r w:rsidR="00EE1FD7">
        <w:lastRenderedPageBreak/>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for wildlife monitoring, then developers should be aware that it will be difficult to achieve network connectivity under a dense forest canopy. We were not able to send any images from </w:t>
      </w:r>
      <w:proofErr w:type="gramStart"/>
      <w:r w:rsidR="00EE1FD7">
        <w:t>Cayette forest</w:t>
      </w:r>
      <w:proofErr w:type="gramEnd"/>
      <w:r w:rsidR="00EE1FD7">
        <w:t xml:space="preserve"> patch, where the smart bridge was installed just 2 m above ground level. The wireless smart bridge, which can be mounted</w:t>
      </w:r>
      <w:r w:rsidR="004029BA">
        <w:t xml:space="preserve"> high</w:t>
      </w:r>
      <w:r w:rsidR="00EE1FD7">
        <w:t xml:space="preserve"> in a tree, might therefore be a useful design feature for future edge computing solutions. </w:t>
      </w:r>
    </w:p>
    <w:p w14:paraId="32C9BB2D" w14:textId="77777777" w:rsidR="00D0380C" w:rsidRDefault="00D0380C" w:rsidP="00BE6549">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52FEA129"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bioacoustic recording. There are already a substantial number of open-source Raspberry Pi projects available for ecological research, and many of these could be integrated with the smart bridge with relatively minimal effort </w:t>
      </w:r>
      <w:r w:rsidR="001F1B7F">
        <w:fldChar w:fldCharType="begin"/>
      </w:r>
      <w:r w:rsidR="001F1B7F">
        <w:instrText xml:space="preserve"> ADDIN ZOTERO_ITEM CSL_CITATION {"citationID":"Cyi8L6Qg","properties":{"formattedCitation":"(Jolles, 2021)","plainCitation":"(Jolles, 2021)","noteIndex":0},"citationItems":[{"id":6989,"uris":["http://zotero.org/users/1989728/items/URQJUTU9"],"uri":["http://zotero.org/users/1989728/items/URQJUTU9"],"itemData":{"id":6989,"type":"article-journal","abstract":"The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W."}],"accessed":{"date-parts":[["2021",7,30]]},"issued":{"date-parts":[["2021"]]}}}],"schema":"https://github.com/citation-style-language/schema/raw/master/csl-citation.json"} </w:instrText>
      </w:r>
      <w:r w:rsidR="001F1B7F">
        <w:fldChar w:fldCharType="separate"/>
      </w:r>
      <w:r w:rsidR="001F1B7F" w:rsidRPr="001F1B7F">
        <w:t>(Jolles, 2021)</w:t>
      </w:r>
      <w:r w:rsidR="001F1B7F">
        <w:fldChar w:fldCharType="end"/>
      </w:r>
      <w:r>
        <w:t>.</w:t>
      </w:r>
    </w:p>
    <w:p w14:paraId="12353B45" w14:textId="0EA86634" w:rsidR="00AE37BE" w:rsidRDefault="00AE37BE" w:rsidP="00B81C52">
      <w:pPr>
        <w:spacing w:line="480" w:lineRule="auto"/>
        <w:rPr>
          <w:b/>
        </w:rPr>
      </w:pPr>
    </w:p>
    <w:p w14:paraId="52BD9D3D" w14:textId="2EB9350F" w:rsidR="00D0380C" w:rsidRPr="006C2BDF" w:rsidRDefault="00EE1FD7" w:rsidP="00B81C52">
      <w:pPr>
        <w:spacing w:line="480" w:lineRule="auto"/>
        <w:rPr>
          <w:bCs/>
          <w:i/>
          <w:iCs/>
        </w:rPr>
      </w:pPr>
      <w:r w:rsidRPr="006C2BDF">
        <w:rPr>
          <w:bCs/>
          <w:i/>
          <w:iCs/>
        </w:rPr>
        <w:t>Conclusion</w:t>
      </w:r>
    </w:p>
    <w:p w14:paraId="4F46074C" w14:textId="30A193C7" w:rsidR="00D0380C"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w:t>
      </w:r>
      <w:r w:rsidRPr="00AB2BE4">
        <w:lastRenderedPageBreak/>
        <w:t xml:space="preserve">network infrastructure in the landscape and can be </w:t>
      </w:r>
      <w:del w:id="54" w:author="Robin Whytock" w:date="2022-04-05T10:09:00Z">
        <w:r w:rsidRPr="00AB2BE4" w:rsidDel="00F11A13">
          <w:delText xml:space="preserve">operated </w:delText>
        </w:r>
      </w:del>
      <w:ins w:id="55" w:author="Robin Whytock" w:date="2022-04-05T10:09:00Z">
        <w:r w:rsidR="00F11A13">
          <w:t>deployed</w:t>
        </w:r>
      </w:ins>
      <w:ins w:id="56" w:author="Robin Whytock" w:date="2022-04-05T10:10:00Z">
        <w:r w:rsidR="00F11A13">
          <w:t xml:space="preserve"> in the field</w:t>
        </w:r>
      </w:ins>
      <w:ins w:id="57" w:author="Robin Whytock" w:date="2022-04-05T10:09:00Z">
        <w:r w:rsidR="00F11A13" w:rsidRPr="00AB2BE4">
          <w:t xml:space="preserve"> </w:t>
        </w:r>
      </w:ins>
      <w:r w:rsidRPr="00AB2BE4">
        <w:t>by non-experts from anywhere on earth.</w:t>
      </w:r>
    </w:p>
    <w:p w14:paraId="23EE93B7" w14:textId="77777777" w:rsidR="00861E5F" w:rsidRPr="00AB2BE4" w:rsidRDefault="00861E5F" w:rsidP="00AB2BE4">
      <w:pPr>
        <w:spacing w:line="480" w:lineRule="auto"/>
      </w:pPr>
    </w:p>
    <w:p w14:paraId="3914B370" w14:textId="77777777" w:rsidR="00D0380C" w:rsidRPr="00AB2BE4" w:rsidRDefault="00EE1FD7" w:rsidP="00AB2BE4">
      <w:pPr>
        <w:spacing w:line="480" w:lineRule="auto"/>
        <w:rPr>
          <w:b/>
        </w:rPr>
      </w:pPr>
      <w:r w:rsidRPr="00AB2BE4">
        <w:rPr>
          <w:b/>
        </w:rPr>
        <w:t>Acknowledgements</w:t>
      </w:r>
    </w:p>
    <w:p w14:paraId="6A349F69" w14:textId="5645FFC2"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w:t>
      </w:r>
      <w:proofErr w:type="gramStart"/>
      <w:r w:rsidRPr="00AB2BE4">
        <w:t>Development</w:t>
      </w:r>
      <w:proofErr w:type="gramEnd"/>
      <w:r w:rsidRPr="00AB2BE4">
        <w:t xml:space="preserve">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Appsilon funded the artificial intelligence model development costs. </w:t>
      </w:r>
      <w:r w:rsidR="00763964">
        <w:t>We thank Kelly Boekee</w:t>
      </w:r>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2">
        <w:r w:rsidRPr="00AB2BE4">
          <w:rPr>
            <w:color w:val="1155CC"/>
            <w:u w:val="single"/>
          </w:rPr>
          <w:t xml:space="preserve"> https://wildlifeinsights.org</w:t>
        </w:r>
      </w:hyperlink>
      <w:r w:rsidRPr="00AB2BE4">
        <w:t xml:space="preserve">). AC was funded by the Hertford College Mortimer May Fund at Oxford University. KAA and RCW received funding from forestLAB during the writing of this paper. We thank Smart Parks for the ability to build upon their </w:t>
      </w:r>
      <w:r w:rsidR="004843EB" w:rsidRPr="00AB2BE4">
        <w:t>open-source</w:t>
      </w:r>
      <w:r w:rsidRPr="00AB2BE4">
        <w:t xml:space="preserve"> hardware designs and Irnas for the hardware development. We thank Hugh Robinson </w:t>
      </w:r>
      <w:r w:rsidR="00763964">
        <w:t xml:space="preserve">and Ross Pitman </w:t>
      </w:r>
      <w:r w:rsidRPr="00AB2BE4">
        <w:t xml:space="preserve">for </w:t>
      </w:r>
      <w:r w:rsidR="00675391">
        <w:t xml:space="preserve">early </w:t>
      </w:r>
      <w:r w:rsidRPr="00AB2BE4">
        <w:t>insights.</w:t>
      </w:r>
    </w:p>
    <w:p w14:paraId="7FD4632C" w14:textId="77777777" w:rsidR="00D0380C" w:rsidRPr="00AB2BE4" w:rsidRDefault="00D0380C" w:rsidP="00AB2BE4">
      <w:pPr>
        <w:spacing w:line="480" w:lineRule="auto"/>
      </w:pPr>
    </w:p>
    <w:p w14:paraId="2CF31D32" w14:textId="77777777" w:rsidR="0031255F" w:rsidRDefault="0031255F">
      <w:pPr>
        <w:rPr>
          <w:b/>
        </w:rPr>
      </w:pPr>
      <w:r>
        <w:rPr>
          <w:b/>
        </w:rPr>
        <w:br w:type="page"/>
      </w:r>
    </w:p>
    <w:p w14:paraId="11ED7BA2" w14:textId="7BDEC9DD" w:rsidR="00D0380C" w:rsidRPr="00AB2BE4" w:rsidRDefault="00EE1FD7" w:rsidP="00AB2BE4">
      <w:pPr>
        <w:spacing w:line="480" w:lineRule="auto"/>
        <w:rPr>
          <w:b/>
        </w:rPr>
      </w:pPr>
      <w:r w:rsidRPr="00AB2BE4">
        <w:rPr>
          <w:b/>
        </w:rPr>
        <w:lastRenderedPageBreak/>
        <w:t>Author contribution statement</w:t>
      </w:r>
    </w:p>
    <w:p w14:paraId="5EACB803" w14:textId="5C0DE431" w:rsidR="00D0380C" w:rsidRPr="00AB2BE4" w:rsidRDefault="00EE1FD7" w:rsidP="00AB2BE4">
      <w:pPr>
        <w:spacing w:line="480" w:lineRule="auto"/>
        <w:rPr>
          <w:b/>
        </w:rPr>
      </w:pPr>
      <w:r w:rsidRPr="00AB2BE4">
        <w:t xml:space="preserve">RCW contributed to the system design, co-wrote the manuscript, collected the data and analysed the data. TS designed the system, co-wrote the manuscript and collected data. TvD co-designed the system and collected data. JS created the AI model. HM co-designed the pilot. NM collected data. AFKP supervised RCW and contributed to writing the manuscript. </w:t>
      </w:r>
      <w:r w:rsidR="00432361">
        <w:t xml:space="preserve">JAZ, </w:t>
      </w:r>
      <w:r w:rsidRPr="00AB2BE4">
        <w:t>LB</w:t>
      </w:r>
      <w:r w:rsidR="00432361">
        <w:t>, AWC</w:t>
      </w:r>
      <w:r w:rsidR="003A7BA0">
        <w:t xml:space="preserve"> and</w:t>
      </w:r>
      <w:r w:rsidRPr="00AB2BE4">
        <w:t xml:space="preserve"> </w:t>
      </w:r>
      <w:r w:rsidR="00432361">
        <w:t xml:space="preserve">BM </w:t>
      </w:r>
      <w:r w:rsidRPr="00AB2BE4">
        <w:t xml:space="preserve">supplied data for the AI model. SB supplied data for the AI model and </w:t>
      </w:r>
      <w:r w:rsidR="00432361">
        <w:t>co-wrote the</w:t>
      </w:r>
      <w:r w:rsidRPr="00AB2BE4">
        <w:t xml:space="preserve"> manuscript.</w:t>
      </w:r>
      <w:r w:rsidR="002E1F9C">
        <w:t xml:space="preserve"> </w:t>
      </w:r>
      <w:r w:rsidRPr="00AB2BE4">
        <w:t>PH</w:t>
      </w:r>
      <w:r w:rsidR="00432361">
        <w:t>, CO and LJTW</w:t>
      </w:r>
      <w:r w:rsidRPr="00AB2BE4">
        <w:t xml:space="preserve"> supplied data for the AI model and contributed to the system’s design. DL contributed to the system’s design and </w:t>
      </w:r>
      <w:r w:rsidR="00432361">
        <w:t>co-wrote the manuscript</w:t>
      </w:r>
      <w:r w:rsidRPr="00AB2BE4">
        <w:t xml:space="preserve">. LM collected data. DMI </w:t>
      </w:r>
      <w:r w:rsidR="00432361">
        <w:t>co-wrote the manuscript</w:t>
      </w:r>
      <w:r w:rsidRPr="00AB2BE4">
        <w:t>. KAA contributed to the manuscript</w:t>
      </w:r>
      <w:r w:rsidR="00432361">
        <w:t xml:space="preserve"> </w:t>
      </w:r>
      <w:r w:rsidRPr="00AB2BE4">
        <w:t>and co-designed the pilot.</w:t>
      </w:r>
    </w:p>
    <w:p w14:paraId="6CB1D41C" w14:textId="77777777" w:rsidR="00AE37BE" w:rsidRDefault="00AE37BE" w:rsidP="00AB2BE4">
      <w:pPr>
        <w:spacing w:line="480" w:lineRule="auto"/>
        <w:rPr>
          <w:b/>
        </w:rPr>
      </w:pPr>
    </w:p>
    <w:p w14:paraId="0BFD9667" w14:textId="0466896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6ED3E5C1" w14:textId="77777777" w:rsidR="00185652" w:rsidRDefault="00185652" w:rsidP="00AB2BE4">
      <w:pPr>
        <w:spacing w:line="480" w:lineRule="auto"/>
        <w:rPr>
          <w:b/>
        </w:rPr>
      </w:pPr>
    </w:p>
    <w:p w14:paraId="28F1A16F" w14:textId="4547CEC3" w:rsidR="00D0380C" w:rsidRPr="00AB2BE4" w:rsidRDefault="00EE1FD7" w:rsidP="00AB2BE4">
      <w:pPr>
        <w:spacing w:line="480" w:lineRule="auto"/>
        <w:rPr>
          <w:b/>
        </w:rPr>
      </w:pPr>
      <w:r w:rsidRPr="00AB2BE4">
        <w:rPr>
          <w:b/>
        </w:rPr>
        <w:t>Research permissions</w:t>
      </w:r>
    </w:p>
    <w:p w14:paraId="7C5B6239" w14:textId="4253DA20" w:rsidR="00D0380C" w:rsidRDefault="00B805CC" w:rsidP="00AB2BE4">
      <w:pPr>
        <w:spacing w:line="480" w:lineRule="auto"/>
      </w:pPr>
      <w:r w:rsidRPr="00B805CC">
        <w:t xml:space="preserve">The work was carried out </w:t>
      </w:r>
      <w:r>
        <w:t>in collaboration with</w:t>
      </w:r>
      <w:r w:rsidRPr="00B805CC">
        <w:t xml:space="preserve"> the Tropical Ecology Research Institute in Gabon as part of the GCRF-TRADE Hub partnership</w:t>
      </w:r>
    </w:p>
    <w:p w14:paraId="1A1A53D0" w14:textId="77777777" w:rsidR="00B805CC" w:rsidRPr="00AB2BE4" w:rsidRDefault="00B805C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9400F2">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rsidP="009400F2">
      <w:pPr>
        <w:spacing w:line="480" w:lineRule="auto"/>
        <w:rPr>
          <w:b/>
        </w:rPr>
      </w:pPr>
    </w:p>
    <w:p w14:paraId="70BCF490" w14:textId="77777777" w:rsidR="00D0380C" w:rsidRDefault="00EE1FD7" w:rsidP="009400F2">
      <w:pPr>
        <w:spacing w:line="480" w:lineRule="auto"/>
        <w:rPr>
          <w:b/>
        </w:rPr>
      </w:pPr>
      <w:r>
        <w:rPr>
          <w:b/>
        </w:rPr>
        <w:lastRenderedPageBreak/>
        <w:t>References</w:t>
      </w:r>
    </w:p>
    <w:p w14:paraId="1BFF3A17" w14:textId="77777777" w:rsidR="00D0380C" w:rsidRDefault="00D0380C">
      <w:pPr>
        <w:rPr>
          <w:b/>
        </w:rPr>
      </w:pPr>
    </w:p>
    <w:p w14:paraId="33DE040E" w14:textId="77777777" w:rsidR="00E87930" w:rsidRPr="00E87930" w:rsidRDefault="001F1B7F" w:rsidP="00E87930">
      <w:pPr>
        <w:pStyle w:val="Bibliography"/>
      </w:pPr>
      <w:r>
        <w:fldChar w:fldCharType="begin"/>
      </w:r>
      <w:r w:rsidR="00E87930">
        <w:instrText xml:space="preserve"> ADDIN ZOTERO_BIBL {"uncited":[],"omitted":[],"custom":[]} CSL_BIBLIOGRAPHY </w:instrText>
      </w:r>
      <w:r>
        <w:fldChar w:fldCharType="separate"/>
      </w:r>
      <w:r w:rsidR="00E87930" w:rsidRPr="00E87930">
        <w:t xml:space="preserve">Beery, S., Morris, D., Yang, S., Simon, M., Norouzzadeh, A., &amp; Joshi, N. (2019). Efficient Pipeline for Automating Species ID in new Camera Trap Projects. </w:t>
      </w:r>
      <w:r w:rsidR="00E87930" w:rsidRPr="00E87930">
        <w:rPr>
          <w:i/>
          <w:iCs/>
        </w:rPr>
        <w:t>Biodiversity Information Science and Standards</w:t>
      </w:r>
      <w:r w:rsidR="00E87930" w:rsidRPr="00E87930">
        <w:t xml:space="preserve">, </w:t>
      </w:r>
      <w:r w:rsidR="00E87930" w:rsidRPr="00E87930">
        <w:rPr>
          <w:i/>
          <w:iCs/>
        </w:rPr>
        <w:t>3</w:t>
      </w:r>
      <w:r w:rsidR="00E87930" w:rsidRPr="00E87930">
        <w:t>, e37222. https://doi.org/10.3897/biss.3.37222</w:t>
      </w:r>
    </w:p>
    <w:p w14:paraId="674E67AC" w14:textId="77777777" w:rsidR="00E87930" w:rsidRPr="00E87930" w:rsidRDefault="00E87930" w:rsidP="00E87930">
      <w:pPr>
        <w:pStyle w:val="Bibliography"/>
      </w:pPr>
      <w:r w:rsidRPr="00E87930">
        <w:t xml:space="preserve">Bessone, M., Kühl, H. S., Hohmann, G., Herbinger, I., N’Goran, K. P., Asanzi, P., Costa, P. B. D., Dérozier, V., Fotsing, E. D. B., Beka, B. I., Iyomi, M. D., Iyatshi, I. B., Kafando, P., Kambere, M. A., Moundzoho, D. B., Wanzalire, M. L. K., &amp; Fruth, B. (2020). Drawn out of the shadows: Surveying secretive forest species with camera trap distance sampling. </w:t>
      </w:r>
      <w:r w:rsidRPr="00E87930">
        <w:rPr>
          <w:i/>
          <w:iCs/>
        </w:rPr>
        <w:t>Journal of Applied Ecology</w:t>
      </w:r>
      <w:r w:rsidRPr="00E87930">
        <w:t xml:space="preserve">, </w:t>
      </w:r>
      <w:r w:rsidRPr="00E87930">
        <w:rPr>
          <w:i/>
          <w:iCs/>
        </w:rPr>
        <w:t>57</w:t>
      </w:r>
      <w:r w:rsidRPr="00E87930">
        <w:t>(5), 963–974. https://doi.org/10.1111/1365-2664.13602</w:t>
      </w:r>
    </w:p>
    <w:p w14:paraId="45EC227A" w14:textId="77777777" w:rsidR="00E87930" w:rsidRPr="00E87930" w:rsidRDefault="00E87930" w:rsidP="00E87930">
      <w:pPr>
        <w:pStyle w:val="Bibliography"/>
      </w:pPr>
      <w:r w:rsidRPr="00E87930">
        <w:t xml:space="preserve">Droissart, V., Azandi, L., Onguene, E. R., Savignac, M., Smith, T. B., &amp; Deblauwe, V. (2021). PICT: A low-cost, modular, open-source camera trap system to study plant–insect interactions. </w:t>
      </w:r>
      <w:r w:rsidRPr="00E87930">
        <w:rPr>
          <w:i/>
          <w:iCs/>
        </w:rPr>
        <w:t>Methods in Ecology and Evolution</w:t>
      </w:r>
      <w:r w:rsidRPr="00E87930">
        <w:t xml:space="preserve">, </w:t>
      </w:r>
      <w:r w:rsidRPr="00E87930">
        <w:rPr>
          <w:i/>
          <w:iCs/>
        </w:rPr>
        <w:t>12</w:t>
      </w:r>
      <w:r w:rsidRPr="00E87930">
        <w:t>(8), 1389–1396. https://doi.org/10.1111/2041-210X.13618</w:t>
      </w:r>
    </w:p>
    <w:p w14:paraId="0EF378DE" w14:textId="77777777" w:rsidR="00E87930" w:rsidRPr="00E87930" w:rsidRDefault="00E87930" w:rsidP="00E87930">
      <w:pPr>
        <w:pStyle w:val="Bibliography"/>
      </w:pPr>
      <w:r w:rsidRPr="00E87930">
        <w:t xml:space="preserve">Hill, A. P., Prince, P., Covarrubias, E. P., Doncaster, C. P., Snaddon, J. L., &amp; Rogers, A. (2018). AudioMoth: Evaluation of a smart open acoustic device for monitoring biodiversity and the environment. </w:t>
      </w:r>
      <w:r w:rsidRPr="00E87930">
        <w:rPr>
          <w:i/>
          <w:iCs/>
        </w:rPr>
        <w:t>Methods in Ecology and Evolution</w:t>
      </w:r>
      <w:r w:rsidRPr="00E87930">
        <w:t xml:space="preserve">, </w:t>
      </w:r>
      <w:r w:rsidRPr="00E87930">
        <w:rPr>
          <w:i/>
          <w:iCs/>
        </w:rPr>
        <w:t>9</w:t>
      </w:r>
      <w:r w:rsidRPr="00E87930">
        <w:t>(5), 1199–1211. https://doi.org/10.1111/2041-210X.12955</w:t>
      </w:r>
    </w:p>
    <w:p w14:paraId="2D708842" w14:textId="77777777" w:rsidR="00E87930" w:rsidRPr="00E87930" w:rsidRDefault="00E87930" w:rsidP="00E87930">
      <w:pPr>
        <w:pStyle w:val="Bibliography"/>
      </w:pPr>
      <w:r w:rsidRPr="00E87930">
        <w:t xml:space="preserve">Hobbs, M. T., &amp; Brehme, C. S. (2017). </w:t>
      </w:r>
      <w:r w:rsidRPr="00E87930">
        <w:rPr>
          <w:i/>
          <w:iCs/>
        </w:rPr>
        <w:t>An improved camera trap for amphibians, reptiles, small mammals, and large invertebrates</w:t>
      </w:r>
      <w:r w:rsidRPr="00E87930">
        <w:t>. https://doi.org/10.1371/journal.pone.0185026</w:t>
      </w:r>
    </w:p>
    <w:p w14:paraId="51281AE0" w14:textId="77777777" w:rsidR="00E87930" w:rsidRPr="00E87930" w:rsidRDefault="00E87930" w:rsidP="00E87930">
      <w:pPr>
        <w:pStyle w:val="Bibliography"/>
      </w:pPr>
      <w:r w:rsidRPr="00E87930">
        <w:lastRenderedPageBreak/>
        <w:t xml:space="preserve">Jolles, J. W. (2021). Broad-scale applications of the Raspberry Pi: A review and guide for biologists. </w:t>
      </w:r>
      <w:r w:rsidRPr="00E87930">
        <w:rPr>
          <w:i/>
          <w:iCs/>
        </w:rPr>
        <w:t>Methods in Ecology and Evolution</w:t>
      </w:r>
      <w:r w:rsidRPr="00E87930">
        <w:t xml:space="preserve">, </w:t>
      </w:r>
      <w:r w:rsidRPr="00E87930">
        <w:rPr>
          <w:i/>
          <w:iCs/>
        </w:rPr>
        <w:t>n/a</w:t>
      </w:r>
      <w:r w:rsidRPr="00E87930">
        <w:t>(n/a). https://doi.org/10.1111/2041-210X.13652</w:t>
      </w:r>
    </w:p>
    <w:p w14:paraId="0A9BE77C" w14:textId="77777777" w:rsidR="00E87930" w:rsidRPr="00E87930" w:rsidRDefault="00E87930" w:rsidP="00E87930">
      <w:pPr>
        <w:pStyle w:val="Bibliography"/>
      </w:pPr>
      <w:r w:rsidRPr="00E87930">
        <w:t xml:space="preserve">Kuhn, M. (2020). caret: Classification and Regression Training. </w:t>
      </w:r>
      <w:r w:rsidRPr="00E87930">
        <w:rPr>
          <w:i/>
          <w:iCs/>
        </w:rPr>
        <w:t>R Package Version 6.0-86</w:t>
      </w:r>
      <w:r w:rsidRPr="00E87930">
        <w:t>. https://CRAN.R-project.org/package=caret</w:t>
      </w:r>
    </w:p>
    <w:p w14:paraId="1A0C26F0" w14:textId="77777777" w:rsidR="00E87930" w:rsidRPr="00E87930" w:rsidRDefault="00E87930" w:rsidP="00E87930">
      <w:pPr>
        <w:pStyle w:val="Bibliography"/>
      </w:pPr>
      <w:r w:rsidRPr="00E87930">
        <w:t xml:space="preserve">Leidig, M., &amp; Teeuw, R. M. (2015). Quantifying and Mapping Global Data Poverty. </w:t>
      </w:r>
      <w:r w:rsidRPr="00E87930">
        <w:rPr>
          <w:i/>
          <w:iCs/>
        </w:rPr>
        <w:t>PLOS ONE</w:t>
      </w:r>
      <w:r w:rsidRPr="00E87930">
        <w:t xml:space="preserve">, </w:t>
      </w:r>
      <w:r w:rsidRPr="00E87930">
        <w:rPr>
          <w:i/>
          <w:iCs/>
        </w:rPr>
        <w:t>10</w:t>
      </w:r>
      <w:r w:rsidRPr="00E87930">
        <w:t>(11), e0142076. https://doi.org/10.1371/journal.pone.0142076</w:t>
      </w:r>
    </w:p>
    <w:p w14:paraId="5F3E8314" w14:textId="77777777" w:rsidR="00E87930" w:rsidRPr="00E87930" w:rsidRDefault="00E87930" w:rsidP="00E87930">
      <w:pPr>
        <w:pStyle w:val="Bibliography"/>
      </w:pPr>
      <w:r w:rsidRPr="00E87930">
        <w:t xml:space="preserve">Norouzzadeh, M. S., Nguyen, A., Kosmala, M., Swanson, A., Palmer, M. S., Packer, C., &amp; Clune, J. (2018). Automatically identifying, counting, and describing wild animals in camera-trap images with deep learning. </w:t>
      </w:r>
      <w:r w:rsidRPr="00E87930">
        <w:rPr>
          <w:i/>
          <w:iCs/>
        </w:rPr>
        <w:t>Proceedings of the National Academy of Sciences</w:t>
      </w:r>
      <w:r w:rsidRPr="00E87930">
        <w:t xml:space="preserve">, </w:t>
      </w:r>
      <w:r w:rsidRPr="00E87930">
        <w:rPr>
          <w:i/>
          <w:iCs/>
        </w:rPr>
        <w:t>115</w:t>
      </w:r>
      <w:r w:rsidRPr="00E87930">
        <w:t>(25), E5716–E5725. https://doi.org/10.1073/pnas.1719367115</w:t>
      </w:r>
    </w:p>
    <w:p w14:paraId="7C377173" w14:textId="77777777" w:rsidR="00E87930" w:rsidRPr="00E87930" w:rsidRDefault="00E87930" w:rsidP="00E87930">
      <w:pPr>
        <w:pStyle w:val="Bibliography"/>
      </w:pPr>
      <w:r w:rsidRPr="00E87930">
        <w:t xml:space="preserve">Swanson, A., Kosmala, M., Lintott, C., &amp; Packer, C. (2016). A generalized approach for producing, quantifying, and validating citizen science data from wildlife images. </w:t>
      </w:r>
      <w:r w:rsidRPr="00E87930">
        <w:rPr>
          <w:i/>
          <w:iCs/>
        </w:rPr>
        <w:t>Conservation Biology</w:t>
      </w:r>
      <w:r w:rsidRPr="00E87930">
        <w:t xml:space="preserve">, </w:t>
      </w:r>
      <w:r w:rsidRPr="00E87930">
        <w:rPr>
          <w:i/>
          <w:iCs/>
        </w:rPr>
        <w:t>30</w:t>
      </w:r>
      <w:r w:rsidRPr="00E87930">
        <w:t>(3), 520–531. https://doi.org/10.1111/cobi.12695</w:t>
      </w:r>
    </w:p>
    <w:p w14:paraId="76084B26" w14:textId="77777777" w:rsidR="00E87930" w:rsidRPr="00E87930" w:rsidRDefault="00E87930" w:rsidP="00E87930">
      <w:pPr>
        <w:pStyle w:val="Bibliography"/>
      </w:pPr>
      <w:r w:rsidRPr="00E87930">
        <w:t xml:space="preserve">Tabak, M. A., Norouzzadeh, M. S., Wolfson, D. W., Sweeney, S. J., Vercauteren, K. C., Snow, N. P., Halseth, J. M., Salvo, P. A. D., Lewis, J. S., White, M. D., Teton, B., Beasley, J. C., Schlichting, P. E., Boughton, R. K., Wight, B., Newkirk, E. S., Ivan, J. S., Odell, E. A., Brook, R. K., … Miller, R. S. (2019). Machine learning to classify animal species in camera trap images: Applications in ecology. </w:t>
      </w:r>
      <w:r w:rsidRPr="00E87930">
        <w:rPr>
          <w:i/>
          <w:iCs/>
        </w:rPr>
        <w:t>Methods in Ecology and Evolution</w:t>
      </w:r>
      <w:r w:rsidRPr="00E87930">
        <w:t xml:space="preserve">, </w:t>
      </w:r>
      <w:r w:rsidRPr="00E87930">
        <w:rPr>
          <w:i/>
          <w:iCs/>
        </w:rPr>
        <w:t>10</w:t>
      </w:r>
      <w:r w:rsidRPr="00E87930">
        <w:t>(4), 585–590. https://doi.org/10.1111/2041-210X.13120</w:t>
      </w:r>
    </w:p>
    <w:p w14:paraId="3737F31B" w14:textId="77777777" w:rsidR="00E87930" w:rsidRPr="00E87930" w:rsidRDefault="00E87930" w:rsidP="00E87930">
      <w:pPr>
        <w:pStyle w:val="Bibliography"/>
      </w:pPr>
      <w:r w:rsidRPr="00E87930">
        <w:lastRenderedPageBreak/>
        <w:t xml:space="preserve">Wearn, O. R., &amp; Glover-Kapfer, P. (2019). Snap happy: Camera traps are an effective sampling tool when compared with alternative methods. </w:t>
      </w:r>
      <w:r w:rsidRPr="00E87930">
        <w:rPr>
          <w:i/>
          <w:iCs/>
        </w:rPr>
        <w:t>Royal Society Open Science</w:t>
      </w:r>
      <w:r w:rsidRPr="00E87930">
        <w:t xml:space="preserve">, </w:t>
      </w:r>
      <w:r w:rsidRPr="00E87930">
        <w:rPr>
          <w:i/>
          <w:iCs/>
        </w:rPr>
        <w:t>6</w:t>
      </w:r>
      <w:r w:rsidRPr="00E87930">
        <w:t>(3), 181748. https://doi.org/10.1098/rsos.181748</w:t>
      </w:r>
    </w:p>
    <w:p w14:paraId="787627D9" w14:textId="77777777" w:rsidR="00E87930" w:rsidRPr="00E87930" w:rsidRDefault="00E87930" w:rsidP="00E87930">
      <w:pPr>
        <w:pStyle w:val="Bibliography"/>
      </w:pPr>
      <w:r w:rsidRPr="00E87930">
        <w:t>Whytock, R. C., Świeżewski, J., Zwerts, J. A., Bara</w:t>
      </w:r>
      <w:r w:rsidRPr="00E87930">
        <w:rPr>
          <w:rFonts w:ascii="Cambria Math" w:hAnsi="Cambria Math" w:cs="Cambria Math"/>
        </w:rPr>
        <w:t>‐</w:t>
      </w:r>
      <w:r w:rsidRPr="00E87930">
        <w:t>Słupski, T., Pambo, A. F. K., Rogala, M., Bahaa</w:t>
      </w:r>
      <w:r w:rsidRPr="00E87930">
        <w:rPr>
          <w:rFonts w:ascii="Cambria Math" w:hAnsi="Cambria Math" w:cs="Cambria Math"/>
        </w:rPr>
        <w:t>‐</w:t>
      </w:r>
      <w:r w:rsidRPr="00E87930">
        <w:t>el</w:t>
      </w:r>
      <w:r w:rsidRPr="00E87930">
        <w:rPr>
          <w:rFonts w:ascii="Cambria Math" w:hAnsi="Cambria Math" w:cs="Cambria Math"/>
        </w:rPr>
        <w:t>‐</w:t>
      </w:r>
      <w:r w:rsidRPr="00E87930">
        <w:t xml:space="preserve">din, L., Boekee, K., Brittain, S., Cardoso, A. W., Henschel, P., Lehmann, D., Momboua, B., Opepa, C. K., Orbell, C., Pitman, R. T., Robinson, H. S., &amp; Abernethy, K. A. (2021). Robust ecological analysis of camera trap data labelled by a machine learning model. </w:t>
      </w:r>
      <w:r w:rsidRPr="00E87930">
        <w:rPr>
          <w:i/>
          <w:iCs/>
        </w:rPr>
        <w:t>Methods in Ecology and Evolution</w:t>
      </w:r>
      <w:r w:rsidRPr="00E87930">
        <w:t xml:space="preserve">, </w:t>
      </w:r>
      <w:r w:rsidRPr="00E87930">
        <w:rPr>
          <w:i/>
          <w:iCs/>
        </w:rPr>
        <w:t>12</w:t>
      </w:r>
      <w:r w:rsidRPr="00E87930">
        <w:t>(6). https://doi.org/10.1111/2041-210X.13576</w:t>
      </w:r>
    </w:p>
    <w:p w14:paraId="347EE592" w14:textId="25D3B05C" w:rsidR="00D0380C" w:rsidRDefault="001F1B7F" w:rsidP="0006181E">
      <w:pPr>
        <w:widowControl w:val="0"/>
        <w:pBdr>
          <w:top w:val="nil"/>
          <w:left w:val="nil"/>
          <w:bottom w:val="nil"/>
          <w:right w:val="nil"/>
          <w:between w:val="nil"/>
        </w:pBdr>
        <w:spacing w:line="480" w:lineRule="auto"/>
      </w:pPr>
      <w:r>
        <w:fldChar w:fldCharType="end"/>
      </w: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Whytock">
    <w15:presenceInfo w15:providerId="None" w15:userId="Robin Whyt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6181E"/>
    <w:rsid w:val="00093005"/>
    <w:rsid w:val="00095C23"/>
    <w:rsid w:val="000C56C7"/>
    <w:rsid w:val="000D332F"/>
    <w:rsid w:val="000E49D9"/>
    <w:rsid w:val="00147910"/>
    <w:rsid w:val="00151AAB"/>
    <w:rsid w:val="00156BE1"/>
    <w:rsid w:val="00185652"/>
    <w:rsid w:val="00192F7B"/>
    <w:rsid w:val="001C4E65"/>
    <w:rsid w:val="001D2241"/>
    <w:rsid w:val="001D3B27"/>
    <w:rsid w:val="001D6BB6"/>
    <w:rsid w:val="001F1B7F"/>
    <w:rsid w:val="0020652D"/>
    <w:rsid w:val="00212743"/>
    <w:rsid w:val="00261599"/>
    <w:rsid w:val="00263E9D"/>
    <w:rsid w:val="00285B9C"/>
    <w:rsid w:val="00296819"/>
    <w:rsid w:val="002A3598"/>
    <w:rsid w:val="002D21F5"/>
    <w:rsid w:val="002E1F9C"/>
    <w:rsid w:val="002F60A6"/>
    <w:rsid w:val="00310827"/>
    <w:rsid w:val="0031255F"/>
    <w:rsid w:val="003212BA"/>
    <w:rsid w:val="00333FBF"/>
    <w:rsid w:val="003552F2"/>
    <w:rsid w:val="003572ED"/>
    <w:rsid w:val="0036571C"/>
    <w:rsid w:val="00383EBE"/>
    <w:rsid w:val="003A114E"/>
    <w:rsid w:val="003A7BA0"/>
    <w:rsid w:val="003B37A9"/>
    <w:rsid w:val="00400A6C"/>
    <w:rsid w:val="004029BA"/>
    <w:rsid w:val="00407478"/>
    <w:rsid w:val="00432361"/>
    <w:rsid w:val="004514E0"/>
    <w:rsid w:val="004527D0"/>
    <w:rsid w:val="004843EB"/>
    <w:rsid w:val="00495097"/>
    <w:rsid w:val="004C5239"/>
    <w:rsid w:val="005054B5"/>
    <w:rsid w:val="00506F17"/>
    <w:rsid w:val="00514389"/>
    <w:rsid w:val="0051729C"/>
    <w:rsid w:val="00521843"/>
    <w:rsid w:val="00536618"/>
    <w:rsid w:val="0054408C"/>
    <w:rsid w:val="00556D6D"/>
    <w:rsid w:val="00565C3A"/>
    <w:rsid w:val="005923C8"/>
    <w:rsid w:val="005959FB"/>
    <w:rsid w:val="005D5E1E"/>
    <w:rsid w:val="005F2894"/>
    <w:rsid w:val="00602DFA"/>
    <w:rsid w:val="00611BCF"/>
    <w:rsid w:val="0062553D"/>
    <w:rsid w:val="00627196"/>
    <w:rsid w:val="00633309"/>
    <w:rsid w:val="006417B7"/>
    <w:rsid w:val="00650A59"/>
    <w:rsid w:val="00664D9E"/>
    <w:rsid w:val="00670C26"/>
    <w:rsid w:val="00675391"/>
    <w:rsid w:val="00683246"/>
    <w:rsid w:val="006A6840"/>
    <w:rsid w:val="006A70D2"/>
    <w:rsid w:val="006B1E97"/>
    <w:rsid w:val="006B2853"/>
    <w:rsid w:val="006B4831"/>
    <w:rsid w:val="006C2BDF"/>
    <w:rsid w:val="006D0C49"/>
    <w:rsid w:val="00746C8B"/>
    <w:rsid w:val="007502E2"/>
    <w:rsid w:val="0075050B"/>
    <w:rsid w:val="00763964"/>
    <w:rsid w:val="0077691F"/>
    <w:rsid w:val="007779A0"/>
    <w:rsid w:val="00780686"/>
    <w:rsid w:val="007E21F5"/>
    <w:rsid w:val="008323A8"/>
    <w:rsid w:val="00837B97"/>
    <w:rsid w:val="008433FD"/>
    <w:rsid w:val="00861E5F"/>
    <w:rsid w:val="008A6BC1"/>
    <w:rsid w:val="008B18EE"/>
    <w:rsid w:val="008D2C19"/>
    <w:rsid w:val="008D5C43"/>
    <w:rsid w:val="008F1C28"/>
    <w:rsid w:val="008F58E5"/>
    <w:rsid w:val="00933475"/>
    <w:rsid w:val="009400F2"/>
    <w:rsid w:val="00954568"/>
    <w:rsid w:val="0098516B"/>
    <w:rsid w:val="00992935"/>
    <w:rsid w:val="009A1029"/>
    <w:rsid w:val="009A52C1"/>
    <w:rsid w:val="009C1F2B"/>
    <w:rsid w:val="00A50D60"/>
    <w:rsid w:val="00A601DB"/>
    <w:rsid w:val="00A85676"/>
    <w:rsid w:val="00A930A4"/>
    <w:rsid w:val="00A95D69"/>
    <w:rsid w:val="00AA4BF1"/>
    <w:rsid w:val="00AA7579"/>
    <w:rsid w:val="00AB2BE4"/>
    <w:rsid w:val="00AC4615"/>
    <w:rsid w:val="00AE1E7B"/>
    <w:rsid w:val="00AE37BE"/>
    <w:rsid w:val="00AE4B5A"/>
    <w:rsid w:val="00AE78DD"/>
    <w:rsid w:val="00B06330"/>
    <w:rsid w:val="00B15162"/>
    <w:rsid w:val="00B4619D"/>
    <w:rsid w:val="00B478C0"/>
    <w:rsid w:val="00B5191A"/>
    <w:rsid w:val="00B72122"/>
    <w:rsid w:val="00B805CC"/>
    <w:rsid w:val="00B81C52"/>
    <w:rsid w:val="00B84B1F"/>
    <w:rsid w:val="00BC2205"/>
    <w:rsid w:val="00BD7588"/>
    <w:rsid w:val="00BE6549"/>
    <w:rsid w:val="00BE6E98"/>
    <w:rsid w:val="00C107BF"/>
    <w:rsid w:val="00C259CD"/>
    <w:rsid w:val="00C26EDE"/>
    <w:rsid w:val="00C35889"/>
    <w:rsid w:val="00C43B0D"/>
    <w:rsid w:val="00C6017C"/>
    <w:rsid w:val="00C716F9"/>
    <w:rsid w:val="00CA31E2"/>
    <w:rsid w:val="00CA356B"/>
    <w:rsid w:val="00CB1941"/>
    <w:rsid w:val="00CD76EE"/>
    <w:rsid w:val="00D0380C"/>
    <w:rsid w:val="00D1506A"/>
    <w:rsid w:val="00D2413B"/>
    <w:rsid w:val="00D6394C"/>
    <w:rsid w:val="00D66442"/>
    <w:rsid w:val="00D84BBE"/>
    <w:rsid w:val="00DA5349"/>
    <w:rsid w:val="00DA57C4"/>
    <w:rsid w:val="00DC4C2A"/>
    <w:rsid w:val="00DD0A3D"/>
    <w:rsid w:val="00E23990"/>
    <w:rsid w:val="00E3115D"/>
    <w:rsid w:val="00E4300E"/>
    <w:rsid w:val="00E542A9"/>
    <w:rsid w:val="00E87930"/>
    <w:rsid w:val="00E920B2"/>
    <w:rsid w:val="00EB3107"/>
    <w:rsid w:val="00EB555F"/>
    <w:rsid w:val="00EC7FFD"/>
    <w:rsid w:val="00EE1FD7"/>
    <w:rsid w:val="00F0720B"/>
    <w:rsid w:val="00F115E6"/>
    <w:rsid w:val="00F11A13"/>
    <w:rsid w:val="00F2325A"/>
    <w:rsid w:val="00F305E1"/>
    <w:rsid w:val="00F4133B"/>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 w:type="paragraph" w:styleId="Revision">
    <w:name w:val="Revision"/>
    <w:hidden/>
    <w:uiPriority w:val="99"/>
    <w:semiHidden/>
    <w:rsid w:val="00AE78D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ildlifeinsight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IRNAS/smartparks-lion-tracker-hardwa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26</Pages>
  <Words>10760</Words>
  <Characters>61336</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15</cp:revision>
  <cp:lastPrinted>2021-11-04T19:19:00Z</cp:lastPrinted>
  <dcterms:created xsi:type="dcterms:W3CDTF">2022-04-05T08:45:00Z</dcterms:created>
  <dcterms:modified xsi:type="dcterms:W3CDTF">2022-04-05T11:33:00Z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essionID":"cqTteMZ3","zoteroVersion":"5.0.96.3","dataVersion":4}</vt:lpwstr>
  </property>
</Properties>
</file>